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BA9B8" w14:textId="64C0F512" w:rsidR="001F6171" w:rsidRDefault="00EC5788" w:rsidP="001F6171">
      <w:pPr>
        <w:spacing w:line="240" w:lineRule="auto"/>
        <w:jc w:val="center"/>
        <w:rPr>
          <w:b/>
          <w:sz w:val="36"/>
          <w:szCs w:val="36"/>
          <w:lang w:val="en-US"/>
        </w:rPr>
      </w:pPr>
      <w:bookmarkStart w:id="0" w:name="_Hlk63242955"/>
      <w:r>
        <w:rPr>
          <w:b/>
          <w:sz w:val="36"/>
          <w:szCs w:val="36"/>
          <w:lang w:val="en-US"/>
        </w:rPr>
        <w:t>Intra-operative measurement of biaxial strains of the ascending thoracic aorta</w:t>
      </w:r>
      <w:r w:rsidR="00B276AD">
        <w:rPr>
          <w:b/>
          <w:sz w:val="36"/>
          <w:szCs w:val="36"/>
          <w:lang w:val="en-US"/>
        </w:rPr>
        <w:t xml:space="preserve"> based on </w:t>
      </w:r>
      <w:proofErr w:type="gramStart"/>
      <w:r w:rsidR="00B276AD">
        <w:rPr>
          <w:b/>
          <w:sz w:val="36"/>
          <w:szCs w:val="36"/>
          <w:lang w:val="en-US"/>
        </w:rPr>
        <w:t>video</w:t>
      </w:r>
      <w:r w:rsidR="00A715D2">
        <w:rPr>
          <w:b/>
          <w:sz w:val="36"/>
          <w:szCs w:val="36"/>
          <w:lang w:val="en-US"/>
        </w:rPr>
        <w:t>-</w:t>
      </w:r>
      <w:r w:rsidR="00B276AD">
        <w:rPr>
          <w:b/>
          <w:sz w:val="36"/>
          <w:szCs w:val="36"/>
          <w:lang w:val="en-US"/>
        </w:rPr>
        <w:t>tracking</w:t>
      </w:r>
      <w:proofErr w:type="gramEnd"/>
    </w:p>
    <w:bookmarkEnd w:id="0"/>
    <w:p w14:paraId="344AA51A" w14:textId="77777777" w:rsidR="001F6171" w:rsidRDefault="001F6171" w:rsidP="001F6171">
      <w:pPr>
        <w:spacing w:line="240" w:lineRule="auto"/>
        <w:jc w:val="center"/>
        <w:rPr>
          <w:b/>
          <w:sz w:val="28"/>
          <w:szCs w:val="28"/>
          <w:lang w:val="en-US"/>
        </w:rPr>
      </w:pPr>
    </w:p>
    <w:p w14:paraId="10E50F28" w14:textId="4182F6B4" w:rsidR="00116191" w:rsidRPr="006A782C" w:rsidRDefault="00116191" w:rsidP="00116191">
      <w:pPr>
        <w:rPr>
          <w:bCs/>
          <w:sz w:val="24"/>
          <w:szCs w:val="24"/>
          <w:lang w:val="en-US"/>
        </w:rPr>
      </w:pPr>
      <w:r w:rsidRPr="006A782C">
        <w:rPr>
          <w:bCs/>
          <w:sz w:val="24"/>
          <w:szCs w:val="24"/>
          <w:lang w:val="en-US"/>
        </w:rPr>
        <w:t>Shaiv Parikh</w:t>
      </w:r>
      <w:r w:rsidRPr="00797B04">
        <w:rPr>
          <w:bCs/>
          <w:sz w:val="24"/>
          <w:szCs w:val="24"/>
          <w:vertAlign w:val="superscript"/>
          <w:lang w:val="en-US"/>
        </w:rPr>
        <w:t>1</w:t>
      </w:r>
      <w:r w:rsidRPr="006A782C">
        <w:rPr>
          <w:bCs/>
          <w:sz w:val="24"/>
          <w:szCs w:val="24"/>
          <w:lang w:val="en-US"/>
        </w:rPr>
        <w:t>, Berta Ganizada</w:t>
      </w:r>
      <w:r>
        <w:rPr>
          <w:bCs/>
          <w:sz w:val="24"/>
          <w:szCs w:val="24"/>
          <w:vertAlign w:val="superscript"/>
          <w:lang w:val="en-US"/>
        </w:rPr>
        <w:t>2</w:t>
      </w:r>
      <w:r w:rsidRPr="006A782C">
        <w:rPr>
          <w:bCs/>
          <w:sz w:val="24"/>
          <w:szCs w:val="24"/>
          <w:lang w:val="en-US"/>
        </w:rPr>
        <w:t xml:space="preserve">, </w:t>
      </w:r>
      <w:proofErr w:type="spellStart"/>
      <w:r w:rsidRPr="00570B40">
        <w:rPr>
          <w:bCs/>
          <w:sz w:val="24"/>
          <w:szCs w:val="24"/>
          <w:lang w:val="en-US"/>
        </w:rPr>
        <w:t>Gijs</w:t>
      </w:r>
      <w:proofErr w:type="spellEnd"/>
      <w:r w:rsidRPr="00570B40">
        <w:rPr>
          <w:bCs/>
          <w:sz w:val="24"/>
          <w:szCs w:val="24"/>
          <w:lang w:val="en-US"/>
        </w:rPr>
        <w:t xml:space="preserve"> Debeij</w:t>
      </w:r>
      <w:r>
        <w:rPr>
          <w:bCs/>
          <w:sz w:val="24"/>
          <w:szCs w:val="24"/>
          <w:vertAlign w:val="superscript"/>
          <w:lang w:val="en-US"/>
        </w:rPr>
        <w:t>2</w:t>
      </w:r>
      <w:r w:rsidRPr="00570B40">
        <w:rPr>
          <w:bCs/>
          <w:sz w:val="24"/>
          <w:szCs w:val="24"/>
          <w:lang w:val="en-US"/>
        </w:rPr>
        <w:t xml:space="preserve">, </w:t>
      </w:r>
      <w:r w:rsidRPr="006A782C">
        <w:rPr>
          <w:bCs/>
          <w:sz w:val="24"/>
          <w:szCs w:val="24"/>
          <w:lang w:val="en-US"/>
        </w:rPr>
        <w:t>Ehsan Natour</w:t>
      </w:r>
      <w:r>
        <w:rPr>
          <w:bCs/>
          <w:sz w:val="24"/>
          <w:szCs w:val="24"/>
          <w:vertAlign w:val="superscript"/>
          <w:lang w:val="en-US"/>
        </w:rPr>
        <w:t>2</w:t>
      </w:r>
      <w:r w:rsidRPr="006A782C">
        <w:rPr>
          <w:bCs/>
          <w:sz w:val="24"/>
          <w:szCs w:val="24"/>
          <w:lang w:val="en-US"/>
        </w:rPr>
        <w:t>, Jos Maessen</w:t>
      </w:r>
      <w:r>
        <w:rPr>
          <w:bCs/>
          <w:sz w:val="24"/>
          <w:szCs w:val="24"/>
          <w:vertAlign w:val="superscript"/>
          <w:lang w:val="en-US"/>
        </w:rPr>
        <w:t>2</w:t>
      </w:r>
      <w:r w:rsidRPr="006A782C">
        <w:rPr>
          <w:bCs/>
          <w:sz w:val="24"/>
          <w:szCs w:val="24"/>
          <w:lang w:val="en-US"/>
        </w:rPr>
        <w:t xml:space="preserve">, </w:t>
      </w:r>
      <w:proofErr w:type="spellStart"/>
      <w:r w:rsidRPr="006A782C">
        <w:rPr>
          <w:bCs/>
          <w:sz w:val="24"/>
          <w:szCs w:val="24"/>
          <w:lang w:val="en-US"/>
        </w:rPr>
        <w:t>Tammo</w:t>
      </w:r>
      <w:proofErr w:type="spellEnd"/>
      <w:r w:rsidRPr="006A782C">
        <w:rPr>
          <w:bCs/>
          <w:sz w:val="24"/>
          <w:szCs w:val="24"/>
          <w:lang w:val="en-US"/>
        </w:rPr>
        <w:t xml:space="preserve"> Delhaas</w:t>
      </w:r>
      <w:r>
        <w:rPr>
          <w:bCs/>
          <w:sz w:val="24"/>
          <w:szCs w:val="24"/>
          <w:vertAlign w:val="superscript"/>
          <w:lang w:val="en-US"/>
        </w:rPr>
        <w:t>1</w:t>
      </w:r>
      <w:r w:rsidRPr="006A782C">
        <w:rPr>
          <w:bCs/>
          <w:sz w:val="24"/>
          <w:szCs w:val="24"/>
          <w:lang w:val="en-US"/>
        </w:rPr>
        <w:t xml:space="preserve">, </w:t>
      </w:r>
      <w:proofErr w:type="spellStart"/>
      <w:r w:rsidRPr="006A782C">
        <w:rPr>
          <w:bCs/>
          <w:sz w:val="24"/>
          <w:szCs w:val="24"/>
          <w:lang w:val="en-US"/>
        </w:rPr>
        <w:t>Wouter</w:t>
      </w:r>
      <w:proofErr w:type="spellEnd"/>
      <w:r w:rsidRPr="006A782C">
        <w:rPr>
          <w:bCs/>
          <w:sz w:val="24"/>
          <w:szCs w:val="24"/>
          <w:lang w:val="en-US"/>
        </w:rPr>
        <w:t xml:space="preserve"> Huberts</w:t>
      </w:r>
      <w:r>
        <w:rPr>
          <w:bCs/>
          <w:sz w:val="24"/>
          <w:szCs w:val="24"/>
          <w:vertAlign w:val="superscript"/>
          <w:lang w:val="en-US"/>
        </w:rPr>
        <w:t>1</w:t>
      </w:r>
      <w:r>
        <w:rPr>
          <w:bCs/>
          <w:sz w:val="24"/>
          <w:szCs w:val="24"/>
          <w:lang w:val="en-US"/>
        </w:rPr>
        <w:t>,</w:t>
      </w:r>
      <w:r w:rsidRPr="006A782C">
        <w:rPr>
          <w:bCs/>
          <w:sz w:val="24"/>
          <w:szCs w:val="24"/>
          <w:lang w:val="en-US"/>
        </w:rPr>
        <w:t xml:space="preserve"> </w:t>
      </w:r>
      <w:proofErr w:type="spellStart"/>
      <w:r w:rsidRPr="006A782C">
        <w:rPr>
          <w:bCs/>
          <w:sz w:val="24"/>
          <w:szCs w:val="24"/>
          <w:lang w:val="en-US"/>
        </w:rPr>
        <w:t>Elham</w:t>
      </w:r>
      <w:proofErr w:type="spellEnd"/>
      <w:r w:rsidRPr="006A782C">
        <w:rPr>
          <w:bCs/>
          <w:sz w:val="24"/>
          <w:szCs w:val="24"/>
          <w:lang w:val="en-US"/>
        </w:rPr>
        <w:t xml:space="preserve"> Bidar</w:t>
      </w:r>
      <w:r>
        <w:rPr>
          <w:bCs/>
          <w:sz w:val="24"/>
          <w:szCs w:val="24"/>
          <w:vertAlign w:val="superscript"/>
          <w:lang w:val="en-US"/>
        </w:rPr>
        <w:t>2</w:t>
      </w:r>
      <w:r w:rsidRPr="006A782C">
        <w:rPr>
          <w:bCs/>
          <w:sz w:val="24"/>
          <w:szCs w:val="24"/>
          <w:lang w:val="en-US"/>
        </w:rPr>
        <w:t>, Koen</w:t>
      </w:r>
      <w:r w:rsidR="00FB1F6A">
        <w:rPr>
          <w:bCs/>
          <w:sz w:val="24"/>
          <w:szCs w:val="24"/>
          <w:lang w:val="en-US"/>
        </w:rPr>
        <w:t xml:space="preserve"> D</w:t>
      </w:r>
      <w:r w:rsidRPr="006A782C">
        <w:rPr>
          <w:bCs/>
          <w:sz w:val="24"/>
          <w:szCs w:val="24"/>
          <w:lang w:val="en-US"/>
        </w:rPr>
        <w:t xml:space="preserve"> </w:t>
      </w:r>
      <w:commentRangeStart w:id="1"/>
      <w:r w:rsidRPr="006A782C">
        <w:rPr>
          <w:bCs/>
          <w:sz w:val="24"/>
          <w:szCs w:val="24"/>
          <w:lang w:val="en-US"/>
        </w:rPr>
        <w:t>Reesink</w:t>
      </w:r>
      <w:r>
        <w:rPr>
          <w:bCs/>
          <w:sz w:val="24"/>
          <w:szCs w:val="24"/>
          <w:vertAlign w:val="superscript"/>
          <w:lang w:val="en-US"/>
        </w:rPr>
        <w:t>1</w:t>
      </w:r>
      <w:commentRangeEnd w:id="1"/>
      <w:r>
        <w:rPr>
          <w:rStyle w:val="CommentReference"/>
        </w:rPr>
        <w:commentReference w:id="1"/>
      </w:r>
    </w:p>
    <w:p w14:paraId="3E831A4B" w14:textId="77777777" w:rsidR="00116191" w:rsidRPr="006A782C" w:rsidRDefault="00116191" w:rsidP="00116191">
      <w:pPr>
        <w:rPr>
          <w:bCs/>
          <w:sz w:val="24"/>
          <w:szCs w:val="24"/>
          <w:lang w:val="en-US"/>
        </w:rPr>
      </w:pPr>
      <w:r w:rsidRPr="006A782C">
        <w:rPr>
          <w:bCs/>
          <w:sz w:val="24"/>
          <w:szCs w:val="24"/>
          <w:lang w:val="en-US"/>
        </w:rPr>
        <w:t>1.</w:t>
      </w:r>
      <w:r w:rsidRPr="006A782C">
        <w:rPr>
          <w:bCs/>
          <w:sz w:val="24"/>
          <w:szCs w:val="24"/>
          <w:lang w:val="en-US"/>
        </w:rPr>
        <w:tab/>
        <w:t>Department of Biomedical Engineering</w:t>
      </w:r>
      <w:r>
        <w:rPr>
          <w:bCs/>
          <w:sz w:val="24"/>
          <w:szCs w:val="24"/>
          <w:lang w:val="en-US"/>
        </w:rPr>
        <w:t>,</w:t>
      </w:r>
    </w:p>
    <w:p w14:paraId="469481E4" w14:textId="77777777" w:rsidR="00116191" w:rsidRDefault="00116191" w:rsidP="00116191">
      <w:pPr>
        <w:rPr>
          <w:bCs/>
          <w:sz w:val="24"/>
          <w:szCs w:val="24"/>
          <w:lang w:val="en-US"/>
        </w:rPr>
      </w:pPr>
      <w:r>
        <w:rPr>
          <w:bCs/>
          <w:sz w:val="24"/>
          <w:szCs w:val="24"/>
          <w:lang w:val="en-US"/>
        </w:rPr>
        <w:t>2</w:t>
      </w:r>
      <w:r w:rsidRPr="006A782C">
        <w:rPr>
          <w:bCs/>
          <w:sz w:val="24"/>
          <w:szCs w:val="24"/>
          <w:lang w:val="en-US"/>
        </w:rPr>
        <w:t>.</w:t>
      </w:r>
      <w:r w:rsidRPr="006A782C">
        <w:rPr>
          <w:bCs/>
          <w:sz w:val="24"/>
          <w:szCs w:val="24"/>
          <w:lang w:val="en-US"/>
        </w:rPr>
        <w:tab/>
        <w:t>Department of Cardiothoracic Surgery</w:t>
      </w:r>
      <w:r>
        <w:rPr>
          <w:bCs/>
          <w:sz w:val="24"/>
          <w:szCs w:val="24"/>
          <w:lang w:val="en-US"/>
        </w:rPr>
        <w:t>,</w:t>
      </w:r>
    </w:p>
    <w:p w14:paraId="4A47EF14" w14:textId="77777777" w:rsidR="00116191" w:rsidRDefault="00116191" w:rsidP="00116191">
      <w:pPr>
        <w:rPr>
          <w:bCs/>
          <w:sz w:val="24"/>
          <w:szCs w:val="24"/>
          <w:lang w:val="en-US"/>
        </w:rPr>
      </w:pPr>
      <w:r w:rsidRPr="006A782C">
        <w:rPr>
          <w:bCs/>
          <w:sz w:val="24"/>
          <w:szCs w:val="24"/>
          <w:lang w:val="en-US"/>
        </w:rPr>
        <w:t>CARIM School for Cardiovascular Diseases</w:t>
      </w:r>
      <w:r>
        <w:rPr>
          <w:bCs/>
          <w:sz w:val="24"/>
          <w:szCs w:val="24"/>
          <w:lang w:val="en-US"/>
        </w:rPr>
        <w:t xml:space="preserve"> and </w:t>
      </w:r>
      <w:r w:rsidRPr="006A782C">
        <w:rPr>
          <w:bCs/>
          <w:sz w:val="24"/>
          <w:szCs w:val="24"/>
          <w:lang w:val="en-US"/>
        </w:rPr>
        <w:t>Heart and Vascular Cent</w:t>
      </w:r>
      <w:r>
        <w:rPr>
          <w:bCs/>
          <w:sz w:val="24"/>
          <w:szCs w:val="24"/>
          <w:lang w:val="en-US"/>
        </w:rPr>
        <w:t>er</w:t>
      </w:r>
      <w:r w:rsidRPr="006A782C">
        <w:rPr>
          <w:bCs/>
          <w:sz w:val="24"/>
          <w:szCs w:val="24"/>
          <w:lang w:val="en-US"/>
        </w:rPr>
        <w:t>, Maastricht University</w:t>
      </w:r>
      <w:r>
        <w:rPr>
          <w:bCs/>
          <w:sz w:val="24"/>
          <w:szCs w:val="24"/>
          <w:lang w:val="en-US"/>
        </w:rPr>
        <w:t xml:space="preserve"> Medical Center+</w:t>
      </w:r>
      <w:r w:rsidRPr="006A782C">
        <w:rPr>
          <w:bCs/>
          <w:sz w:val="24"/>
          <w:szCs w:val="24"/>
          <w:lang w:val="en-US"/>
        </w:rPr>
        <w:t>, Maastricht, The Netherlands.</w:t>
      </w:r>
    </w:p>
    <w:p w14:paraId="44ABB7A5" w14:textId="77777777" w:rsidR="00116191" w:rsidRDefault="00116191" w:rsidP="00116191">
      <w:pPr>
        <w:rPr>
          <w:bCs/>
          <w:sz w:val="24"/>
          <w:szCs w:val="24"/>
          <w:lang w:val="en-US"/>
        </w:rPr>
      </w:pPr>
    </w:p>
    <w:p w14:paraId="0AB10591" w14:textId="77777777" w:rsidR="00116191" w:rsidRDefault="00116191" w:rsidP="00116191">
      <w:pPr>
        <w:rPr>
          <w:bCs/>
          <w:sz w:val="24"/>
          <w:szCs w:val="24"/>
          <w:lang w:val="en-US"/>
        </w:rPr>
      </w:pPr>
      <w:r>
        <w:rPr>
          <w:bCs/>
          <w:sz w:val="24"/>
          <w:szCs w:val="24"/>
          <w:lang w:val="en-US"/>
        </w:rPr>
        <w:t xml:space="preserve">Word count: </w:t>
      </w:r>
      <w:r w:rsidRPr="00FC4CE3">
        <w:rPr>
          <w:bCs/>
          <w:sz w:val="24"/>
          <w:szCs w:val="24"/>
          <w:highlight w:val="yellow"/>
          <w:lang w:val="en-US"/>
        </w:rPr>
        <w:t>###</w:t>
      </w:r>
    </w:p>
    <w:p w14:paraId="442F503C" w14:textId="0C3C3842" w:rsidR="00116191" w:rsidRDefault="00116191" w:rsidP="00116191">
      <w:pPr>
        <w:rPr>
          <w:bCs/>
          <w:sz w:val="24"/>
          <w:szCs w:val="24"/>
          <w:lang w:val="en-US"/>
        </w:rPr>
      </w:pPr>
      <w:r>
        <w:rPr>
          <w:bCs/>
          <w:sz w:val="24"/>
          <w:szCs w:val="24"/>
          <w:lang w:val="en-US"/>
        </w:rPr>
        <w:t xml:space="preserve">Number of Figures: </w:t>
      </w:r>
      <w:r w:rsidR="00FB1F6A" w:rsidRPr="004B1483">
        <w:rPr>
          <w:bCs/>
          <w:sz w:val="24"/>
          <w:szCs w:val="24"/>
          <w:highlight w:val="yellow"/>
          <w:lang w:val="en-US"/>
        </w:rPr>
        <w:t>2</w:t>
      </w:r>
    </w:p>
    <w:p w14:paraId="6625EF5A" w14:textId="77777777" w:rsidR="00116191" w:rsidRDefault="00116191" w:rsidP="00116191">
      <w:pPr>
        <w:rPr>
          <w:bCs/>
          <w:sz w:val="24"/>
          <w:szCs w:val="24"/>
          <w:lang w:val="en-US"/>
        </w:rPr>
      </w:pPr>
      <w:r>
        <w:rPr>
          <w:bCs/>
          <w:sz w:val="24"/>
          <w:szCs w:val="24"/>
          <w:lang w:val="en-US"/>
        </w:rPr>
        <w:t xml:space="preserve">Number of Tables: </w:t>
      </w:r>
      <w:commentRangeStart w:id="2"/>
      <w:r w:rsidRPr="00FB1F6A">
        <w:rPr>
          <w:bCs/>
          <w:sz w:val="24"/>
          <w:szCs w:val="24"/>
          <w:highlight w:val="yellow"/>
          <w:lang w:val="en-US"/>
        </w:rPr>
        <w:t>1</w:t>
      </w:r>
      <w:commentRangeEnd w:id="2"/>
      <w:r w:rsidRPr="004B1483">
        <w:rPr>
          <w:rStyle w:val="CommentReference"/>
          <w:highlight w:val="yellow"/>
        </w:rPr>
        <w:commentReference w:id="2"/>
      </w:r>
    </w:p>
    <w:p w14:paraId="585C3C91" w14:textId="77777777" w:rsidR="00116191" w:rsidRDefault="00116191" w:rsidP="00116191">
      <w:pPr>
        <w:rPr>
          <w:bCs/>
          <w:sz w:val="24"/>
          <w:szCs w:val="24"/>
          <w:lang w:val="en-US"/>
        </w:rPr>
      </w:pPr>
    </w:p>
    <w:p w14:paraId="658C5D97" w14:textId="77777777" w:rsidR="00116191" w:rsidRDefault="00116191" w:rsidP="00116191">
      <w:pPr>
        <w:rPr>
          <w:b/>
          <w:sz w:val="24"/>
          <w:szCs w:val="24"/>
          <w:lang w:val="en-US"/>
        </w:rPr>
      </w:pPr>
    </w:p>
    <w:p w14:paraId="54EF5EAB" w14:textId="77777777" w:rsidR="00116191" w:rsidRDefault="00116191" w:rsidP="00116191">
      <w:pPr>
        <w:rPr>
          <w:b/>
          <w:sz w:val="24"/>
          <w:szCs w:val="24"/>
          <w:lang w:val="en-US"/>
        </w:rPr>
      </w:pPr>
    </w:p>
    <w:p w14:paraId="7E0FA6C6" w14:textId="77777777" w:rsidR="00116191" w:rsidRPr="00FC4CE3" w:rsidRDefault="00116191" w:rsidP="00116191">
      <w:pPr>
        <w:rPr>
          <w:b/>
          <w:sz w:val="24"/>
          <w:szCs w:val="24"/>
          <w:lang w:val="en-US"/>
        </w:rPr>
      </w:pPr>
      <w:r w:rsidRPr="00FC4CE3">
        <w:rPr>
          <w:b/>
          <w:sz w:val="24"/>
          <w:szCs w:val="24"/>
          <w:lang w:val="en-US"/>
        </w:rPr>
        <w:t>Corresponding author:</w:t>
      </w:r>
    </w:p>
    <w:p w14:paraId="397E0645" w14:textId="77777777" w:rsidR="00116191" w:rsidRDefault="00116191" w:rsidP="00116191">
      <w:pPr>
        <w:rPr>
          <w:bCs/>
          <w:sz w:val="24"/>
          <w:szCs w:val="24"/>
          <w:lang w:val="en-US"/>
        </w:rPr>
      </w:pPr>
      <w:r>
        <w:rPr>
          <w:bCs/>
          <w:sz w:val="24"/>
          <w:szCs w:val="24"/>
          <w:lang w:val="en-US"/>
        </w:rPr>
        <w:t xml:space="preserve">Koen D. </w:t>
      </w:r>
      <w:proofErr w:type="spellStart"/>
      <w:r>
        <w:rPr>
          <w:bCs/>
          <w:sz w:val="24"/>
          <w:szCs w:val="24"/>
          <w:lang w:val="en-US"/>
        </w:rPr>
        <w:t>Reesink</w:t>
      </w:r>
      <w:proofErr w:type="spellEnd"/>
      <w:r>
        <w:rPr>
          <w:bCs/>
          <w:sz w:val="24"/>
          <w:szCs w:val="24"/>
          <w:lang w:val="en-US"/>
        </w:rPr>
        <w:t>, PhD</w:t>
      </w:r>
    </w:p>
    <w:p w14:paraId="32C36726" w14:textId="77777777" w:rsidR="00116191" w:rsidRDefault="00116191" w:rsidP="00116191">
      <w:pPr>
        <w:rPr>
          <w:bCs/>
          <w:sz w:val="24"/>
          <w:szCs w:val="24"/>
          <w:lang w:val="en-US"/>
        </w:rPr>
      </w:pPr>
      <w:r>
        <w:rPr>
          <w:bCs/>
          <w:sz w:val="24"/>
          <w:szCs w:val="24"/>
          <w:lang w:val="en-US"/>
        </w:rPr>
        <w:t>Dept. of Biomedical Engineering</w:t>
      </w:r>
    </w:p>
    <w:p w14:paraId="0D58EDBB" w14:textId="77777777" w:rsidR="00116191" w:rsidRDefault="00116191" w:rsidP="00116191">
      <w:pPr>
        <w:rPr>
          <w:bCs/>
          <w:sz w:val="24"/>
          <w:szCs w:val="24"/>
          <w:lang w:val="en-US"/>
        </w:rPr>
      </w:pPr>
      <w:r>
        <w:rPr>
          <w:bCs/>
          <w:sz w:val="24"/>
          <w:szCs w:val="24"/>
          <w:lang w:val="en-US"/>
        </w:rPr>
        <w:t>CARIM School for Cardiovascular Diseases</w:t>
      </w:r>
    </w:p>
    <w:p w14:paraId="27A4D901" w14:textId="77777777" w:rsidR="00116191" w:rsidRPr="0039048D" w:rsidRDefault="00116191" w:rsidP="00116191">
      <w:pPr>
        <w:rPr>
          <w:bCs/>
          <w:sz w:val="24"/>
          <w:szCs w:val="24"/>
          <w:rPrChange w:id="3" w:author="Parikh, Shaiv (BME)" w:date="2021-03-08T09:42:00Z">
            <w:rPr>
              <w:bCs/>
              <w:sz w:val="24"/>
              <w:szCs w:val="24"/>
              <w:lang w:val="en-US"/>
            </w:rPr>
          </w:rPrChange>
        </w:rPr>
      </w:pPr>
      <w:r w:rsidRPr="0039048D">
        <w:rPr>
          <w:bCs/>
          <w:sz w:val="24"/>
          <w:szCs w:val="24"/>
          <w:rPrChange w:id="4" w:author="Parikh, Shaiv (BME)" w:date="2021-03-08T09:42:00Z">
            <w:rPr>
              <w:bCs/>
              <w:sz w:val="24"/>
              <w:szCs w:val="24"/>
              <w:lang w:val="en-US"/>
            </w:rPr>
          </w:rPrChange>
        </w:rPr>
        <w:t xml:space="preserve">Maastricht University </w:t>
      </w:r>
      <w:proofErr w:type="spellStart"/>
      <w:r w:rsidRPr="0039048D">
        <w:rPr>
          <w:bCs/>
          <w:sz w:val="24"/>
          <w:szCs w:val="24"/>
          <w:rPrChange w:id="5" w:author="Parikh, Shaiv (BME)" w:date="2021-03-08T09:42:00Z">
            <w:rPr>
              <w:bCs/>
              <w:sz w:val="24"/>
              <w:szCs w:val="24"/>
              <w:lang w:val="en-US"/>
            </w:rPr>
          </w:rPrChange>
        </w:rPr>
        <w:t>Medical</w:t>
      </w:r>
      <w:proofErr w:type="spellEnd"/>
      <w:r w:rsidRPr="0039048D">
        <w:rPr>
          <w:bCs/>
          <w:sz w:val="24"/>
          <w:szCs w:val="24"/>
          <w:rPrChange w:id="6" w:author="Parikh, Shaiv (BME)" w:date="2021-03-08T09:42:00Z">
            <w:rPr>
              <w:bCs/>
              <w:sz w:val="24"/>
              <w:szCs w:val="24"/>
              <w:lang w:val="en-US"/>
            </w:rPr>
          </w:rPrChange>
        </w:rPr>
        <w:t xml:space="preserve"> Center +</w:t>
      </w:r>
    </w:p>
    <w:p w14:paraId="7A25CC6F" w14:textId="77777777" w:rsidR="00116191" w:rsidRPr="0039048D" w:rsidRDefault="00116191" w:rsidP="00116191">
      <w:pPr>
        <w:rPr>
          <w:bCs/>
          <w:sz w:val="24"/>
          <w:szCs w:val="24"/>
          <w:rPrChange w:id="7" w:author="Parikh, Shaiv (BME)" w:date="2021-03-08T09:42:00Z">
            <w:rPr>
              <w:bCs/>
              <w:sz w:val="24"/>
              <w:szCs w:val="24"/>
              <w:lang w:val="en-US"/>
            </w:rPr>
          </w:rPrChange>
        </w:rPr>
      </w:pPr>
      <w:r w:rsidRPr="0039048D">
        <w:rPr>
          <w:bCs/>
          <w:sz w:val="24"/>
          <w:szCs w:val="24"/>
          <w:rPrChange w:id="8" w:author="Parikh, Shaiv (BME)" w:date="2021-03-08T09:42:00Z">
            <w:rPr>
              <w:bCs/>
              <w:sz w:val="24"/>
              <w:szCs w:val="24"/>
              <w:lang w:val="en-US"/>
            </w:rPr>
          </w:rPrChange>
        </w:rPr>
        <w:t>Universiteitssingel 50, room H3.360</w:t>
      </w:r>
    </w:p>
    <w:p w14:paraId="1720ACB2" w14:textId="77777777" w:rsidR="00116191" w:rsidRDefault="00116191" w:rsidP="00116191">
      <w:pPr>
        <w:rPr>
          <w:bCs/>
          <w:sz w:val="24"/>
          <w:szCs w:val="24"/>
          <w:lang w:val="en-US"/>
        </w:rPr>
      </w:pPr>
      <w:r>
        <w:rPr>
          <w:bCs/>
          <w:sz w:val="24"/>
          <w:szCs w:val="24"/>
          <w:lang w:val="en-US"/>
        </w:rPr>
        <w:t>Phone: +31 6 4216 1888 / secretariat: + 31 43 388 1659</w:t>
      </w:r>
    </w:p>
    <w:p w14:paraId="5B8DF191" w14:textId="77777777" w:rsidR="00116191" w:rsidRDefault="00152866" w:rsidP="00116191">
      <w:pPr>
        <w:rPr>
          <w:bCs/>
          <w:sz w:val="24"/>
          <w:szCs w:val="24"/>
          <w:lang w:val="en-US"/>
        </w:rPr>
      </w:pPr>
      <w:r>
        <w:fldChar w:fldCharType="begin"/>
      </w:r>
      <w:r w:rsidRPr="0039048D">
        <w:rPr>
          <w:lang w:val="en-US"/>
          <w:rPrChange w:id="9" w:author="Parikh, Shaiv (BME)" w:date="2021-03-08T09:42:00Z">
            <w:rPr/>
          </w:rPrChange>
        </w:rPr>
        <w:instrText xml:space="preserve"> HYPERLINK "mailto:k.reesink@maastrichtuniversity.nl" </w:instrText>
      </w:r>
      <w:r>
        <w:fldChar w:fldCharType="separate"/>
      </w:r>
      <w:r w:rsidR="00116191" w:rsidRPr="00FE1006">
        <w:rPr>
          <w:rStyle w:val="Hyperlink"/>
          <w:bCs/>
          <w:sz w:val="24"/>
          <w:szCs w:val="24"/>
          <w:lang w:val="en-US"/>
        </w:rPr>
        <w:t>k.reesink@maastrichtuniversity.nl</w:t>
      </w:r>
      <w:r>
        <w:rPr>
          <w:rStyle w:val="Hyperlink"/>
          <w:bCs/>
          <w:sz w:val="24"/>
          <w:szCs w:val="24"/>
          <w:lang w:val="en-US"/>
        </w:rPr>
        <w:fldChar w:fldCharType="end"/>
      </w:r>
    </w:p>
    <w:p w14:paraId="480B05E7" w14:textId="77777777" w:rsidR="00116191" w:rsidRDefault="00116191">
      <w:pPr>
        <w:rPr>
          <w:b/>
          <w:sz w:val="28"/>
          <w:szCs w:val="28"/>
          <w:lang w:val="en-US"/>
        </w:rPr>
      </w:pPr>
      <w:r>
        <w:rPr>
          <w:b/>
          <w:sz w:val="28"/>
          <w:szCs w:val="28"/>
          <w:lang w:val="en-US"/>
        </w:rPr>
        <w:br w:type="page"/>
      </w:r>
    </w:p>
    <w:p w14:paraId="3F67667B" w14:textId="77777777" w:rsidR="00A715D2" w:rsidRDefault="00A715D2">
      <w:pPr>
        <w:rPr>
          <w:b/>
          <w:sz w:val="28"/>
          <w:szCs w:val="28"/>
          <w:lang w:val="en-US"/>
        </w:rPr>
      </w:pPr>
      <w:r>
        <w:rPr>
          <w:b/>
          <w:sz w:val="28"/>
          <w:szCs w:val="28"/>
          <w:lang w:val="en-US"/>
        </w:rPr>
        <w:lastRenderedPageBreak/>
        <w:t>Abstract</w:t>
      </w:r>
    </w:p>
    <w:p w14:paraId="22D6E6D4" w14:textId="77777777" w:rsidR="00A715D2" w:rsidRDefault="00A715D2">
      <w:pPr>
        <w:rPr>
          <w:sz w:val="24"/>
          <w:szCs w:val="24"/>
          <w:lang w:val="en-US"/>
        </w:rPr>
      </w:pPr>
    </w:p>
    <w:p w14:paraId="44B83674" w14:textId="63DB0681" w:rsidR="00A715D2" w:rsidRDefault="00A715D2">
      <w:pPr>
        <w:rPr>
          <w:b/>
          <w:sz w:val="28"/>
          <w:szCs w:val="28"/>
          <w:lang w:val="en-US"/>
        </w:rPr>
      </w:pPr>
      <w:commentRangeStart w:id="10"/>
      <w:r w:rsidRPr="00A715D2">
        <w:rPr>
          <w:sz w:val="24"/>
          <w:szCs w:val="24"/>
          <w:highlight w:val="yellow"/>
          <w:lang w:val="en-US"/>
        </w:rPr>
        <w:t>…</w:t>
      </w:r>
      <w:commentRangeEnd w:id="10"/>
      <w:r>
        <w:rPr>
          <w:rStyle w:val="CommentReference"/>
        </w:rPr>
        <w:commentReference w:id="10"/>
      </w:r>
      <w:r>
        <w:rPr>
          <w:sz w:val="24"/>
          <w:szCs w:val="24"/>
          <w:lang w:val="en-US"/>
        </w:rPr>
        <w:t xml:space="preserve"> </w:t>
      </w:r>
      <w:r>
        <w:rPr>
          <w:b/>
          <w:sz w:val="28"/>
          <w:szCs w:val="28"/>
          <w:lang w:val="en-US"/>
        </w:rPr>
        <w:br w:type="page"/>
      </w:r>
    </w:p>
    <w:p w14:paraId="2EACA532" w14:textId="159D0AE8" w:rsidR="0001082D" w:rsidRDefault="006627AD" w:rsidP="001A55C6">
      <w:pPr>
        <w:spacing w:line="240" w:lineRule="auto"/>
        <w:rPr>
          <w:b/>
          <w:sz w:val="28"/>
          <w:szCs w:val="28"/>
          <w:lang w:val="en-US"/>
        </w:rPr>
      </w:pPr>
      <w:commentRangeStart w:id="11"/>
      <w:r>
        <w:rPr>
          <w:b/>
          <w:sz w:val="28"/>
          <w:szCs w:val="28"/>
          <w:lang w:val="en-US"/>
        </w:rPr>
        <w:lastRenderedPageBreak/>
        <w:t>Introduction</w:t>
      </w:r>
      <w:commentRangeEnd w:id="11"/>
      <w:r w:rsidR="00116191">
        <w:rPr>
          <w:rStyle w:val="CommentReference"/>
        </w:rPr>
        <w:commentReference w:id="11"/>
      </w:r>
    </w:p>
    <w:p w14:paraId="304A4555" w14:textId="0E0F37F5" w:rsidR="00375FA8" w:rsidRDefault="00DE44E1" w:rsidP="00AB7E98">
      <w:pPr>
        <w:spacing w:line="240" w:lineRule="auto"/>
        <w:jc w:val="both"/>
        <w:rPr>
          <w:sz w:val="24"/>
          <w:szCs w:val="24"/>
          <w:lang w:val="en-US"/>
        </w:rPr>
      </w:pPr>
      <w:r>
        <w:rPr>
          <w:sz w:val="24"/>
          <w:szCs w:val="24"/>
          <w:lang w:val="en-US"/>
        </w:rPr>
        <w:t>Ascending thoracic</w:t>
      </w:r>
      <w:r w:rsidR="00D96A37">
        <w:rPr>
          <w:sz w:val="24"/>
          <w:szCs w:val="24"/>
          <w:lang w:val="en-US"/>
        </w:rPr>
        <w:t xml:space="preserve"> </w:t>
      </w:r>
      <w:r w:rsidR="0001082D" w:rsidRPr="0001082D">
        <w:rPr>
          <w:sz w:val="24"/>
          <w:szCs w:val="24"/>
          <w:lang w:val="en-US"/>
        </w:rPr>
        <w:t>aortic</w:t>
      </w:r>
      <w:r w:rsidR="0001082D">
        <w:rPr>
          <w:sz w:val="24"/>
          <w:szCs w:val="24"/>
          <w:lang w:val="en-US"/>
        </w:rPr>
        <w:t xml:space="preserve"> aneurysm</w:t>
      </w:r>
      <w:r w:rsidR="00B276AD">
        <w:rPr>
          <w:sz w:val="24"/>
          <w:szCs w:val="24"/>
          <w:lang w:val="en-US"/>
        </w:rPr>
        <w:t xml:space="preserve"> formation</w:t>
      </w:r>
      <w:r w:rsidR="0001082D" w:rsidRPr="0001082D">
        <w:rPr>
          <w:sz w:val="24"/>
          <w:szCs w:val="24"/>
          <w:lang w:val="en-US"/>
        </w:rPr>
        <w:t xml:space="preserve"> </w:t>
      </w:r>
      <w:r w:rsidR="0001082D">
        <w:rPr>
          <w:sz w:val="24"/>
          <w:szCs w:val="24"/>
          <w:lang w:val="en-US"/>
        </w:rPr>
        <w:t xml:space="preserve">is a lethal </w:t>
      </w:r>
      <w:r w:rsidR="008F56D1">
        <w:rPr>
          <w:sz w:val="24"/>
          <w:szCs w:val="24"/>
          <w:lang w:val="en-US"/>
        </w:rPr>
        <w:t>disease, which</w:t>
      </w:r>
      <w:r w:rsidR="0001082D">
        <w:rPr>
          <w:sz w:val="24"/>
          <w:szCs w:val="24"/>
          <w:lang w:val="en-US"/>
        </w:rPr>
        <w:t xml:space="preserve"> necessitates surgical intervention to prevent death due to dissection of the aorta</w:t>
      </w:r>
      <w:r w:rsidR="00B276AD">
        <w:rPr>
          <w:sz w:val="24"/>
          <w:szCs w:val="24"/>
          <w:lang w:val="en-US"/>
        </w:rPr>
        <w:t xml:space="preserve"> and/or rupture</w:t>
      </w:r>
      <w:r w:rsidR="0001082D">
        <w:rPr>
          <w:sz w:val="24"/>
          <w:szCs w:val="24"/>
          <w:lang w:val="en-US"/>
        </w:rPr>
        <w:t xml:space="preserve"> [</w:t>
      </w:r>
      <w:commentRangeStart w:id="12"/>
      <w:commentRangeStart w:id="13"/>
      <w:r w:rsidR="0001082D">
        <w:rPr>
          <w:sz w:val="24"/>
          <w:szCs w:val="24"/>
          <w:lang w:val="en-US"/>
        </w:rPr>
        <w:t>1, 2</w:t>
      </w:r>
      <w:commentRangeEnd w:id="12"/>
      <w:r w:rsidR="00FB1F6A">
        <w:rPr>
          <w:rStyle w:val="CommentReference"/>
        </w:rPr>
        <w:commentReference w:id="12"/>
      </w:r>
      <w:commentRangeEnd w:id="13"/>
      <w:r w:rsidR="00CC2059">
        <w:rPr>
          <w:rStyle w:val="CommentReference"/>
        </w:rPr>
        <w:commentReference w:id="13"/>
      </w:r>
      <w:r w:rsidR="0001082D">
        <w:rPr>
          <w:sz w:val="24"/>
          <w:szCs w:val="24"/>
          <w:lang w:val="en-US"/>
        </w:rPr>
        <w:t>].</w:t>
      </w:r>
      <w:r w:rsidR="00627813">
        <w:rPr>
          <w:sz w:val="24"/>
          <w:szCs w:val="24"/>
          <w:lang w:val="en-US"/>
        </w:rPr>
        <w:t xml:space="preserve"> T</w:t>
      </w:r>
      <w:r w:rsidR="0001082D">
        <w:rPr>
          <w:sz w:val="24"/>
          <w:szCs w:val="24"/>
          <w:lang w:val="en-US"/>
        </w:rPr>
        <w:t>he eti</w:t>
      </w:r>
      <w:r w:rsidR="00AB7E98">
        <w:rPr>
          <w:sz w:val="24"/>
          <w:szCs w:val="24"/>
          <w:lang w:val="en-US"/>
        </w:rPr>
        <w:t xml:space="preserve">ology of aneurysm </w:t>
      </w:r>
      <w:r w:rsidR="008F56D1">
        <w:rPr>
          <w:sz w:val="24"/>
          <w:szCs w:val="24"/>
          <w:lang w:val="en-US"/>
        </w:rPr>
        <w:t>formation</w:t>
      </w:r>
      <w:r w:rsidR="00AB7E98">
        <w:rPr>
          <w:sz w:val="24"/>
          <w:szCs w:val="24"/>
          <w:lang w:val="en-US"/>
        </w:rPr>
        <w:t xml:space="preserve"> and the pathway</w:t>
      </w:r>
      <w:r w:rsidR="00C70415">
        <w:rPr>
          <w:sz w:val="24"/>
          <w:szCs w:val="24"/>
          <w:lang w:val="en-US"/>
        </w:rPr>
        <w:t>s</w:t>
      </w:r>
      <w:r w:rsidR="00AB7E98">
        <w:rPr>
          <w:sz w:val="24"/>
          <w:szCs w:val="24"/>
          <w:lang w:val="en-US"/>
        </w:rPr>
        <w:t xml:space="preserve"> leading to rupture or dissection are </w:t>
      </w:r>
      <w:r w:rsidR="00627813">
        <w:rPr>
          <w:sz w:val="24"/>
          <w:szCs w:val="24"/>
          <w:lang w:val="en-US"/>
        </w:rPr>
        <w:t xml:space="preserve">still poorly understood. </w:t>
      </w:r>
      <w:commentRangeStart w:id="14"/>
      <w:r w:rsidR="00B276AD">
        <w:rPr>
          <w:sz w:val="24"/>
          <w:szCs w:val="24"/>
          <w:lang w:val="en-US"/>
        </w:rPr>
        <w:t xml:space="preserve">It is therefore difficult to </w:t>
      </w:r>
      <w:r w:rsidR="00CC2059">
        <w:rPr>
          <w:sz w:val="24"/>
          <w:szCs w:val="24"/>
          <w:lang w:val="en-US"/>
        </w:rPr>
        <w:t>predict whether an asymptomatic aneurysm is likely to rupture or dissect, and whether an immediate but risky intervention is needed. In current clinical practice, the</w:t>
      </w:r>
      <w:commentRangeEnd w:id="14"/>
      <w:r w:rsidR="00CC2059">
        <w:rPr>
          <w:rStyle w:val="CommentReference"/>
        </w:rPr>
        <w:commentReference w:id="14"/>
      </w:r>
      <w:r w:rsidR="00627813">
        <w:rPr>
          <w:sz w:val="24"/>
          <w:szCs w:val="24"/>
          <w:lang w:val="en-US"/>
        </w:rPr>
        <w:t xml:space="preserve"> </w:t>
      </w:r>
      <w:r w:rsidR="00AB7E98">
        <w:rPr>
          <w:sz w:val="24"/>
          <w:szCs w:val="24"/>
          <w:lang w:val="en-US"/>
        </w:rPr>
        <w:t>decisi</w:t>
      </w:r>
      <w:r w:rsidR="00627813">
        <w:rPr>
          <w:sz w:val="24"/>
          <w:szCs w:val="24"/>
          <w:lang w:val="en-US"/>
        </w:rPr>
        <w:t>on for surgical intervention is</w:t>
      </w:r>
      <w:r w:rsidR="00AB7E98">
        <w:rPr>
          <w:sz w:val="24"/>
          <w:szCs w:val="24"/>
          <w:lang w:val="en-US"/>
        </w:rPr>
        <w:t xml:space="preserve"> based on maximum diameter </w:t>
      </w:r>
      <w:r w:rsidR="00CC2059">
        <w:rPr>
          <w:sz w:val="24"/>
          <w:szCs w:val="24"/>
          <w:lang w:val="en-US"/>
        </w:rPr>
        <w:t xml:space="preserve">(&gt;= 5.5 cm) </w:t>
      </w:r>
      <w:r w:rsidR="00AB7E98">
        <w:rPr>
          <w:sz w:val="24"/>
          <w:szCs w:val="24"/>
          <w:lang w:val="en-US"/>
        </w:rPr>
        <w:t>and growth rate</w:t>
      </w:r>
      <w:r w:rsidR="00CC2059">
        <w:rPr>
          <w:sz w:val="24"/>
          <w:szCs w:val="24"/>
          <w:lang w:val="en-US"/>
        </w:rPr>
        <w:t xml:space="preserve"> (&gt;1 cm/year)</w:t>
      </w:r>
      <w:r w:rsidR="00AB7E98">
        <w:rPr>
          <w:sz w:val="24"/>
          <w:szCs w:val="24"/>
          <w:lang w:val="en-US"/>
        </w:rPr>
        <w:t xml:space="preserve"> of the aneurysm [2, 3</w:t>
      </w:r>
      <w:r w:rsidR="00CC2059">
        <w:rPr>
          <w:sz w:val="24"/>
          <w:szCs w:val="24"/>
          <w:lang w:val="en-US"/>
        </w:rPr>
        <w:t>, 4</w:t>
      </w:r>
      <w:r w:rsidR="00AB7E98">
        <w:rPr>
          <w:sz w:val="24"/>
          <w:szCs w:val="24"/>
          <w:lang w:val="en-US"/>
        </w:rPr>
        <w:t>].</w:t>
      </w:r>
      <w:r w:rsidR="005C4B81">
        <w:rPr>
          <w:sz w:val="24"/>
          <w:szCs w:val="24"/>
          <w:lang w:val="en-US"/>
        </w:rPr>
        <w:t xml:space="preserve"> </w:t>
      </w:r>
      <w:r w:rsidR="00C70415">
        <w:rPr>
          <w:sz w:val="24"/>
          <w:szCs w:val="24"/>
          <w:lang w:val="en-US"/>
        </w:rPr>
        <w:t>However, co</w:t>
      </w:r>
      <w:r w:rsidR="008F56D1">
        <w:rPr>
          <w:sz w:val="24"/>
          <w:szCs w:val="24"/>
          <w:lang w:val="en-US"/>
        </w:rPr>
        <w:t xml:space="preserve">nsidering just aortic size and growth rate as </w:t>
      </w:r>
      <w:r w:rsidR="00C70415">
        <w:rPr>
          <w:sz w:val="24"/>
          <w:szCs w:val="24"/>
          <w:lang w:val="en-US"/>
        </w:rPr>
        <w:t>predictor</w:t>
      </w:r>
      <w:r w:rsidR="008F56D1">
        <w:rPr>
          <w:sz w:val="24"/>
          <w:szCs w:val="24"/>
          <w:lang w:val="en-US"/>
        </w:rPr>
        <w:t>s</w:t>
      </w:r>
      <w:r w:rsidR="00C70415">
        <w:rPr>
          <w:sz w:val="24"/>
          <w:szCs w:val="24"/>
          <w:lang w:val="en-US"/>
        </w:rPr>
        <w:t xml:space="preserve"> for rupture</w:t>
      </w:r>
      <w:r w:rsidR="008F56D1">
        <w:rPr>
          <w:sz w:val="24"/>
          <w:szCs w:val="24"/>
          <w:lang w:val="en-US"/>
        </w:rPr>
        <w:t>/dissection results in 60% of unexpected dissections</w:t>
      </w:r>
      <w:r w:rsidR="00CC2059">
        <w:rPr>
          <w:sz w:val="24"/>
          <w:szCs w:val="24"/>
          <w:lang w:val="en-US"/>
        </w:rPr>
        <w:t xml:space="preserve"> </w:t>
      </w:r>
      <w:r w:rsidR="006F6FB0">
        <w:rPr>
          <w:sz w:val="24"/>
          <w:szCs w:val="24"/>
          <w:lang w:val="en-US"/>
        </w:rPr>
        <w:t>[3], while another study indicated rupture occurs in 0.3% cases for diameters &lt;4 cm and 1.7% cases for diameters &lt;5 cm [</w:t>
      </w:r>
      <w:r w:rsidR="00250DDB">
        <w:rPr>
          <w:sz w:val="24"/>
          <w:szCs w:val="24"/>
          <w:lang w:val="en-US"/>
        </w:rPr>
        <w:t>5</w:t>
      </w:r>
      <w:r w:rsidR="006F6FB0">
        <w:rPr>
          <w:sz w:val="24"/>
          <w:szCs w:val="24"/>
          <w:lang w:val="en-US"/>
        </w:rPr>
        <w:t>]</w:t>
      </w:r>
      <w:r w:rsidR="00CC2059">
        <w:rPr>
          <w:sz w:val="24"/>
          <w:szCs w:val="24"/>
          <w:lang w:val="en-US"/>
        </w:rPr>
        <w:t>.</w:t>
      </w:r>
      <w:r w:rsidR="008F56D1">
        <w:rPr>
          <w:sz w:val="24"/>
          <w:szCs w:val="24"/>
          <w:lang w:val="en-US"/>
        </w:rPr>
        <w:t xml:space="preserve"> </w:t>
      </w:r>
      <w:r w:rsidR="00625F87">
        <w:rPr>
          <w:sz w:val="24"/>
          <w:szCs w:val="24"/>
          <w:lang w:val="en-US"/>
        </w:rPr>
        <w:t>These clinical</w:t>
      </w:r>
      <w:r w:rsidR="008F56D1">
        <w:rPr>
          <w:sz w:val="24"/>
          <w:szCs w:val="24"/>
          <w:lang w:val="en-US"/>
        </w:rPr>
        <w:t xml:space="preserve"> metrics</w:t>
      </w:r>
      <w:r w:rsidR="00625F87">
        <w:rPr>
          <w:sz w:val="24"/>
          <w:szCs w:val="24"/>
          <w:lang w:val="en-US"/>
        </w:rPr>
        <w:t xml:space="preserve"> do not consider vessel wall mechanics and </w:t>
      </w:r>
      <w:r w:rsidR="008F56D1">
        <w:rPr>
          <w:sz w:val="24"/>
          <w:szCs w:val="24"/>
          <w:lang w:val="en-US"/>
        </w:rPr>
        <w:t>undermine the role of vessel wall’s microstructural integrity</w:t>
      </w:r>
      <w:r w:rsidR="00C70415">
        <w:rPr>
          <w:sz w:val="24"/>
          <w:szCs w:val="24"/>
          <w:lang w:val="en-US"/>
        </w:rPr>
        <w:t xml:space="preserve"> [3]. </w:t>
      </w:r>
      <w:r w:rsidR="00625F87">
        <w:rPr>
          <w:sz w:val="24"/>
          <w:szCs w:val="24"/>
          <w:lang w:val="en-US"/>
        </w:rPr>
        <w:t>However, a</w:t>
      </w:r>
      <w:r w:rsidR="00F07024">
        <w:rPr>
          <w:sz w:val="24"/>
          <w:szCs w:val="24"/>
          <w:lang w:val="en-US"/>
        </w:rPr>
        <w:t>ortic wa</w:t>
      </w:r>
      <w:r w:rsidR="008F56D1">
        <w:rPr>
          <w:sz w:val="24"/>
          <w:szCs w:val="24"/>
          <w:lang w:val="en-US"/>
        </w:rPr>
        <w:t xml:space="preserve">ll </w:t>
      </w:r>
      <w:commentRangeStart w:id="15"/>
      <w:r w:rsidR="00625F87">
        <w:rPr>
          <w:sz w:val="24"/>
          <w:szCs w:val="24"/>
          <w:lang w:val="en-US"/>
        </w:rPr>
        <w:t>deformations</w:t>
      </w:r>
      <w:commentRangeEnd w:id="15"/>
      <w:r w:rsidR="00625F87">
        <w:rPr>
          <w:rStyle w:val="CommentReference"/>
        </w:rPr>
        <w:commentReference w:id="15"/>
      </w:r>
      <w:r w:rsidR="00625F87">
        <w:rPr>
          <w:sz w:val="24"/>
          <w:szCs w:val="24"/>
          <w:lang w:val="en-US"/>
        </w:rPr>
        <w:t xml:space="preserve"> induced by the pulsating blood pressure </w:t>
      </w:r>
      <w:r w:rsidR="008F56D1">
        <w:rPr>
          <w:sz w:val="24"/>
          <w:szCs w:val="24"/>
          <w:lang w:val="en-US"/>
        </w:rPr>
        <w:t>can</w:t>
      </w:r>
      <w:r w:rsidR="00F07024">
        <w:rPr>
          <w:sz w:val="24"/>
          <w:szCs w:val="24"/>
          <w:lang w:val="en-US"/>
        </w:rPr>
        <w:t xml:space="preserve"> provide more insight</w:t>
      </w:r>
      <w:r w:rsidR="00625F87">
        <w:rPr>
          <w:sz w:val="24"/>
          <w:szCs w:val="24"/>
          <w:lang w:val="en-US"/>
        </w:rPr>
        <w:t>s</w:t>
      </w:r>
      <w:r w:rsidR="00F07024">
        <w:rPr>
          <w:sz w:val="24"/>
          <w:szCs w:val="24"/>
          <w:lang w:val="en-US"/>
        </w:rPr>
        <w:t xml:space="preserve"> into degenerative changes taking place in the aortic wall in terms of differences in stiffness [5].</w:t>
      </w:r>
      <w:r w:rsidR="001B3B73">
        <w:rPr>
          <w:sz w:val="24"/>
          <w:szCs w:val="24"/>
          <w:lang w:val="en-US"/>
        </w:rPr>
        <w:t xml:space="preserve"> </w:t>
      </w:r>
    </w:p>
    <w:p w14:paraId="2C52A360" w14:textId="214AD1D2" w:rsidR="000467C6" w:rsidRDefault="00673422" w:rsidP="00673422">
      <w:pPr>
        <w:spacing w:line="240" w:lineRule="auto"/>
        <w:jc w:val="both"/>
        <w:rPr>
          <w:sz w:val="24"/>
          <w:szCs w:val="24"/>
          <w:lang w:val="en-US"/>
        </w:rPr>
      </w:pPr>
      <w:r>
        <w:rPr>
          <w:sz w:val="24"/>
          <w:szCs w:val="24"/>
          <w:lang w:val="en-US"/>
        </w:rPr>
        <w:t>Most of the clinical literature makes use of changes in lumen area with respect to changes in aortic pressure and a simplified constitutive model to estimate local material stiffness of the aorta</w:t>
      </w:r>
      <w:r w:rsidR="000B0316">
        <w:rPr>
          <w:sz w:val="24"/>
          <w:szCs w:val="24"/>
          <w:lang w:val="en-US"/>
        </w:rPr>
        <w:t xml:space="preserve"> [3, </w:t>
      </w:r>
      <w:r w:rsidR="00250DDB">
        <w:rPr>
          <w:sz w:val="24"/>
          <w:szCs w:val="24"/>
          <w:lang w:val="en-US"/>
        </w:rPr>
        <w:t>7</w:t>
      </w:r>
      <w:r w:rsidR="000B0316">
        <w:rPr>
          <w:sz w:val="24"/>
          <w:szCs w:val="24"/>
          <w:lang w:val="en-US"/>
        </w:rPr>
        <w:t>]</w:t>
      </w:r>
      <w:r>
        <w:rPr>
          <w:sz w:val="24"/>
          <w:szCs w:val="24"/>
          <w:lang w:val="en-US"/>
        </w:rPr>
        <w:t>. However</w:t>
      </w:r>
      <w:r w:rsidR="00625F87">
        <w:rPr>
          <w:sz w:val="24"/>
          <w:szCs w:val="24"/>
          <w:lang w:val="en-US"/>
        </w:rPr>
        <w:t>,</w:t>
      </w:r>
      <w:r w:rsidR="00EB4996">
        <w:rPr>
          <w:sz w:val="24"/>
          <w:szCs w:val="24"/>
          <w:lang w:val="en-US"/>
        </w:rPr>
        <w:t xml:space="preserve"> </w:t>
      </w:r>
      <w:r w:rsidR="00625F87">
        <w:rPr>
          <w:sz w:val="24"/>
          <w:szCs w:val="24"/>
          <w:lang w:val="en-US"/>
        </w:rPr>
        <w:t xml:space="preserve">these </w:t>
      </w:r>
      <w:r>
        <w:rPr>
          <w:sz w:val="24"/>
          <w:szCs w:val="24"/>
          <w:lang w:val="en-US"/>
        </w:rPr>
        <w:t>approach</w:t>
      </w:r>
      <w:r w:rsidR="00625F87">
        <w:rPr>
          <w:sz w:val="24"/>
          <w:szCs w:val="24"/>
          <w:lang w:val="en-US"/>
        </w:rPr>
        <w:t>es</w:t>
      </w:r>
      <w:r>
        <w:rPr>
          <w:sz w:val="24"/>
          <w:szCs w:val="24"/>
          <w:lang w:val="en-US"/>
        </w:rPr>
        <w:t xml:space="preserve"> neglect longitudinal </w:t>
      </w:r>
      <w:r w:rsidR="00625F87">
        <w:rPr>
          <w:sz w:val="24"/>
          <w:szCs w:val="24"/>
          <w:lang w:val="en-US"/>
        </w:rPr>
        <w:t>deformations</w:t>
      </w:r>
      <w:r>
        <w:rPr>
          <w:sz w:val="24"/>
          <w:szCs w:val="24"/>
          <w:lang w:val="en-US"/>
        </w:rPr>
        <w:t xml:space="preserve">, while </w:t>
      </w:r>
      <w:r w:rsidR="00582D85">
        <w:rPr>
          <w:sz w:val="24"/>
          <w:szCs w:val="24"/>
          <w:lang w:val="en-US"/>
        </w:rPr>
        <w:t>recent</w:t>
      </w:r>
      <w:r w:rsidRPr="00673422">
        <w:rPr>
          <w:sz w:val="24"/>
          <w:szCs w:val="24"/>
          <w:lang w:val="en-US"/>
        </w:rPr>
        <w:t xml:space="preserve"> </w:t>
      </w:r>
      <w:r>
        <w:rPr>
          <w:sz w:val="24"/>
          <w:szCs w:val="24"/>
          <w:lang w:val="en-US"/>
        </w:rPr>
        <w:t>studies have shown that longitudinal strain</w:t>
      </w:r>
      <w:r w:rsidR="003F727B">
        <w:rPr>
          <w:sz w:val="24"/>
          <w:szCs w:val="24"/>
          <w:lang w:val="en-US"/>
        </w:rPr>
        <w:t xml:space="preserve"> is</w:t>
      </w:r>
      <w:r>
        <w:rPr>
          <w:sz w:val="24"/>
          <w:szCs w:val="24"/>
          <w:lang w:val="en-US"/>
        </w:rPr>
        <w:t xml:space="preserve"> </w:t>
      </w:r>
      <w:r w:rsidR="00625F87">
        <w:rPr>
          <w:sz w:val="24"/>
          <w:szCs w:val="24"/>
          <w:lang w:val="en-US"/>
        </w:rPr>
        <w:t xml:space="preserve">present </w:t>
      </w:r>
      <w:r>
        <w:rPr>
          <w:sz w:val="24"/>
          <w:szCs w:val="24"/>
          <w:lang w:val="en-US"/>
        </w:rPr>
        <w:t xml:space="preserve">in the aorta due to the movement of </w:t>
      </w:r>
      <w:r w:rsidR="00625F87">
        <w:rPr>
          <w:sz w:val="24"/>
          <w:szCs w:val="24"/>
          <w:lang w:val="en-US"/>
        </w:rPr>
        <w:t xml:space="preserve">the </w:t>
      </w:r>
      <w:proofErr w:type="spellStart"/>
      <w:r>
        <w:rPr>
          <w:sz w:val="24"/>
          <w:szCs w:val="24"/>
          <w:lang w:val="en-US"/>
        </w:rPr>
        <w:t>sinotubular</w:t>
      </w:r>
      <w:proofErr w:type="spellEnd"/>
      <w:r>
        <w:rPr>
          <w:sz w:val="24"/>
          <w:szCs w:val="24"/>
          <w:lang w:val="en-US"/>
        </w:rPr>
        <w:t xml:space="preserve"> junction (STJ)</w:t>
      </w:r>
      <w:r w:rsidR="0099489B">
        <w:rPr>
          <w:sz w:val="24"/>
          <w:szCs w:val="24"/>
          <w:lang w:val="en-US"/>
        </w:rPr>
        <w:t xml:space="preserve"> and</w:t>
      </w:r>
      <w:r>
        <w:rPr>
          <w:sz w:val="24"/>
          <w:szCs w:val="24"/>
          <w:lang w:val="en-US"/>
        </w:rPr>
        <w:t xml:space="preserve"> serves as an independent measure </w:t>
      </w:r>
      <w:r w:rsidR="003F727B">
        <w:rPr>
          <w:sz w:val="24"/>
          <w:szCs w:val="24"/>
          <w:lang w:val="en-US"/>
        </w:rPr>
        <w:t>of</w:t>
      </w:r>
      <w:r>
        <w:rPr>
          <w:sz w:val="24"/>
          <w:szCs w:val="24"/>
          <w:lang w:val="en-US"/>
        </w:rPr>
        <w:t xml:space="preserve"> aortic pathophysiology [</w:t>
      </w:r>
      <w:r w:rsidR="00250DDB">
        <w:rPr>
          <w:sz w:val="24"/>
          <w:szCs w:val="24"/>
          <w:lang w:val="en-US"/>
        </w:rPr>
        <w:t>7</w:t>
      </w:r>
      <w:r>
        <w:rPr>
          <w:sz w:val="24"/>
          <w:szCs w:val="24"/>
          <w:lang w:val="en-US"/>
        </w:rPr>
        <w:t xml:space="preserve">, </w:t>
      </w:r>
      <w:r w:rsidR="00250DDB">
        <w:rPr>
          <w:sz w:val="24"/>
          <w:szCs w:val="24"/>
          <w:lang w:val="en-US"/>
        </w:rPr>
        <w:t>8</w:t>
      </w:r>
      <w:r>
        <w:rPr>
          <w:sz w:val="24"/>
          <w:szCs w:val="24"/>
          <w:lang w:val="en-US"/>
        </w:rPr>
        <w:t xml:space="preserve">]. </w:t>
      </w:r>
      <w:r w:rsidR="00E37C41" w:rsidRPr="00E37C41">
        <w:rPr>
          <w:sz w:val="24"/>
          <w:szCs w:val="24"/>
          <w:lang w:val="en-US"/>
        </w:rPr>
        <w:t xml:space="preserve">Moreover, </w:t>
      </w:r>
      <w:r w:rsidR="00EB1A1A">
        <w:rPr>
          <w:sz w:val="24"/>
          <w:szCs w:val="24"/>
          <w:lang w:val="en-US"/>
        </w:rPr>
        <w:t xml:space="preserve">accurate wall stress prediction in the aortic wall is dependent on its inherent biaxial anisotropy due to the interaction of elastin and collagen fibers. Therefore, to estimate wall stresses, biaxial deformation estimates are of prime importance </w:t>
      </w:r>
      <w:r w:rsidR="00E37C41" w:rsidRPr="00E37C41">
        <w:rPr>
          <w:sz w:val="24"/>
          <w:szCs w:val="24"/>
          <w:lang w:val="en-US"/>
        </w:rPr>
        <w:t>[</w:t>
      </w:r>
      <w:r w:rsidR="00250DDB">
        <w:rPr>
          <w:sz w:val="24"/>
          <w:szCs w:val="24"/>
          <w:lang w:val="en-US"/>
        </w:rPr>
        <w:t>9</w:t>
      </w:r>
      <w:r w:rsidR="00E37C41" w:rsidRPr="00E37C41">
        <w:rPr>
          <w:sz w:val="24"/>
          <w:szCs w:val="24"/>
          <w:lang w:val="en-US"/>
        </w:rPr>
        <w:t>].</w:t>
      </w:r>
      <w:r w:rsidR="00E37C41">
        <w:rPr>
          <w:sz w:val="24"/>
          <w:szCs w:val="24"/>
          <w:lang w:val="en-US"/>
        </w:rPr>
        <w:t xml:space="preserve"> </w:t>
      </w:r>
      <w:r>
        <w:rPr>
          <w:sz w:val="24"/>
          <w:szCs w:val="24"/>
          <w:lang w:val="en-US"/>
        </w:rPr>
        <w:t>The presence of deformations in two directions, i.e. circumferential and longitudinal</w:t>
      </w:r>
      <w:r w:rsidR="003F727B">
        <w:rPr>
          <w:sz w:val="24"/>
          <w:szCs w:val="24"/>
          <w:lang w:val="en-US"/>
        </w:rPr>
        <w:t xml:space="preserve"> strains</w:t>
      </w:r>
      <w:r>
        <w:rPr>
          <w:sz w:val="24"/>
          <w:szCs w:val="24"/>
          <w:lang w:val="en-US"/>
        </w:rPr>
        <w:t>,</w:t>
      </w:r>
      <w:r w:rsidR="00E37C41">
        <w:rPr>
          <w:sz w:val="24"/>
          <w:szCs w:val="24"/>
          <w:lang w:val="en-US"/>
        </w:rPr>
        <w:t xml:space="preserve"> in combination with the anisotropic nature of the aortic wall,</w:t>
      </w:r>
      <w:r>
        <w:rPr>
          <w:sz w:val="24"/>
          <w:szCs w:val="24"/>
          <w:lang w:val="en-US"/>
        </w:rPr>
        <w:t xml:space="preserve"> advocates for the quantification of biaxial aortic deformations when aiming for the estimation of tissue stiffness. </w:t>
      </w:r>
    </w:p>
    <w:p w14:paraId="79525703" w14:textId="655C156C" w:rsidR="000467C6" w:rsidRPr="007B03D3" w:rsidRDefault="00E37C41" w:rsidP="00673422">
      <w:pPr>
        <w:spacing w:line="240" w:lineRule="auto"/>
        <w:jc w:val="both"/>
        <w:rPr>
          <w:sz w:val="24"/>
          <w:szCs w:val="24"/>
          <w:lang w:val="en-US"/>
        </w:rPr>
      </w:pPr>
      <w:r>
        <w:rPr>
          <w:sz w:val="24"/>
          <w:szCs w:val="24"/>
          <w:lang w:val="en-US"/>
        </w:rPr>
        <w:t>E</w:t>
      </w:r>
      <w:r w:rsidR="000467C6">
        <w:rPr>
          <w:sz w:val="24"/>
          <w:szCs w:val="24"/>
          <w:lang w:val="en-US"/>
        </w:rPr>
        <w:t>xisting methods to capt</w:t>
      </w:r>
      <w:r w:rsidR="009F68CB">
        <w:rPr>
          <w:sz w:val="24"/>
          <w:szCs w:val="24"/>
          <w:lang w:val="en-US"/>
        </w:rPr>
        <w:t xml:space="preserve">ure biaxial deformations of ascending </w:t>
      </w:r>
      <w:r w:rsidR="000467C6">
        <w:rPr>
          <w:sz w:val="24"/>
          <w:szCs w:val="24"/>
          <w:lang w:val="en-US"/>
        </w:rPr>
        <w:t>aorta are based on</w:t>
      </w:r>
      <w:r w:rsidR="007D1F4B">
        <w:rPr>
          <w:sz w:val="24"/>
          <w:szCs w:val="24"/>
          <w:lang w:val="en-US"/>
        </w:rPr>
        <w:t xml:space="preserve"> non</w:t>
      </w:r>
      <w:ins w:id="16" w:author="Parikh, Shaiv (BME)" w:date="2021-03-12T12:39:00Z">
        <w:r w:rsidR="00E15A84">
          <w:rPr>
            <w:sz w:val="24"/>
            <w:szCs w:val="24"/>
            <w:lang w:val="en-US"/>
          </w:rPr>
          <w:t>-</w:t>
        </w:r>
      </w:ins>
      <w:r w:rsidR="007D1F4B">
        <w:rPr>
          <w:sz w:val="24"/>
          <w:szCs w:val="24"/>
          <w:lang w:val="en-US"/>
        </w:rPr>
        <w:t>invasive</w:t>
      </w:r>
      <w:r w:rsidR="000467C6">
        <w:rPr>
          <w:sz w:val="24"/>
          <w:szCs w:val="24"/>
          <w:lang w:val="en-US"/>
        </w:rPr>
        <w:t xml:space="preserve"> MR</w:t>
      </w:r>
      <w:r w:rsidR="003F727B">
        <w:rPr>
          <w:sz w:val="24"/>
          <w:szCs w:val="24"/>
          <w:lang w:val="en-US"/>
        </w:rPr>
        <w:t>, CT and US</w:t>
      </w:r>
      <w:r w:rsidR="000467C6">
        <w:rPr>
          <w:sz w:val="24"/>
          <w:szCs w:val="24"/>
          <w:lang w:val="en-US"/>
        </w:rPr>
        <w:t xml:space="preserve"> imaging [</w:t>
      </w:r>
      <w:r w:rsidR="00250DDB">
        <w:rPr>
          <w:sz w:val="24"/>
          <w:szCs w:val="24"/>
          <w:lang w:val="en-US"/>
        </w:rPr>
        <w:t>7</w:t>
      </w:r>
      <w:r w:rsidR="000467C6">
        <w:rPr>
          <w:sz w:val="24"/>
          <w:szCs w:val="24"/>
          <w:lang w:val="en-US"/>
        </w:rPr>
        <w:t xml:space="preserve">, </w:t>
      </w:r>
      <w:r w:rsidR="00250DDB">
        <w:rPr>
          <w:sz w:val="24"/>
          <w:szCs w:val="24"/>
          <w:lang w:val="en-US"/>
        </w:rPr>
        <w:t>8</w:t>
      </w:r>
      <w:r w:rsidR="000467C6">
        <w:rPr>
          <w:sz w:val="24"/>
          <w:szCs w:val="24"/>
          <w:lang w:val="en-US"/>
        </w:rPr>
        <w:t xml:space="preserve">, </w:t>
      </w:r>
      <w:r w:rsidR="00250DDB">
        <w:rPr>
          <w:sz w:val="24"/>
          <w:szCs w:val="24"/>
          <w:lang w:val="en-US"/>
        </w:rPr>
        <w:t>10</w:t>
      </w:r>
      <w:r w:rsidR="007B03D3">
        <w:rPr>
          <w:sz w:val="24"/>
          <w:szCs w:val="24"/>
          <w:lang w:val="en-US"/>
        </w:rPr>
        <w:t xml:space="preserve">, </w:t>
      </w:r>
      <w:proofErr w:type="gramStart"/>
      <w:r w:rsidR="007B03D3">
        <w:rPr>
          <w:sz w:val="24"/>
          <w:szCs w:val="24"/>
          <w:lang w:val="en-US"/>
        </w:rPr>
        <w:t>1</w:t>
      </w:r>
      <w:r w:rsidR="00250DDB">
        <w:rPr>
          <w:sz w:val="24"/>
          <w:szCs w:val="24"/>
          <w:lang w:val="en-US"/>
        </w:rPr>
        <w:t>1</w:t>
      </w:r>
      <w:proofErr w:type="gramEnd"/>
      <w:r w:rsidR="000467C6">
        <w:rPr>
          <w:sz w:val="24"/>
          <w:szCs w:val="24"/>
          <w:lang w:val="en-US"/>
        </w:rPr>
        <w:t>].</w:t>
      </w:r>
      <w:r w:rsidR="005D0219">
        <w:rPr>
          <w:sz w:val="24"/>
          <w:szCs w:val="24"/>
          <w:lang w:val="en-US"/>
        </w:rPr>
        <w:t xml:space="preserve"> However, MR- and CT-based longitudinal strain</w:t>
      </w:r>
      <w:r w:rsidR="000467C6">
        <w:rPr>
          <w:sz w:val="24"/>
          <w:szCs w:val="24"/>
          <w:lang w:val="en-US"/>
        </w:rPr>
        <w:t xml:space="preserve"> measures </w:t>
      </w:r>
      <w:r w:rsidR="005D0219">
        <w:rPr>
          <w:sz w:val="24"/>
          <w:szCs w:val="24"/>
          <w:lang w:val="en-US"/>
        </w:rPr>
        <w:t>are</w:t>
      </w:r>
      <w:r w:rsidR="000467C6">
        <w:rPr>
          <w:sz w:val="24"/>
          <w:szCs w:val="24"/>
          <w:lang w:val="en-US"/>
        </w:rPr>
        <w:t xml:space="preserve"> global in nature</w:t>
      </w:r>
      <w:r w:rsidR="005D0219">
        <w:rPr>
          <w:sz w:val="24"/>
          <w:szCs w:val="24"/>
          <w:lang w:val="en-US"/>
        </w:rPr>
        <w:t xml:space="preserve"> because they are </w:t>
      </w:r>
      <w:r w:rsidR="000467C6">
        <w:rPr>
          <w:sz w:val="24"/>
          <w:szCs w:val="24"/>
          <w:lang w:val="en-US"/>
        </w:rPr>
        <w:t xml:space="preserve">obtained by </w:t>
      </w:r>
      <w:r w:rsidR="00AD1EED">
        <w:rPr>
          <w:sz w:val="24"/>
          <w:szCs w:val="24"/>
          <w:lang w:val="en-US"/>
        </w:rPr>
        <w:t xml:space="preserve">assessing </w:t>
      </w:r>
      <w:r w:rsidR="000467C6">
        <w:rPr>
          <w:sz w:val="24"/>
          <w:szCs w:val="24"/>
          <w:lang w:val="en-US"/>
        </w:rPr>
        <w:t>the displacement of the aortic root</w:t>
      </w:r>
      <w:r w:rsidR="005D0219">
        <w:rPr>
          <w:sz w:val="24"/>
          <w:szCs w:val="24"/>
          <w:lang w:val="en-US"/>
        </w:rPr>
        <w:t xml:space="preserve"> with respect to </w:t>
      </w:r>
      <w:r w:rsidR="00AD1EED">
        <w:rPr>
          <w:sz w:val="24"/>
          <w:szCs w:val="24"/>
          <w:lang w:val="en-US"/>
        </w:rPr>
        <w:t>the distance</w:t>
      </w:r>
      <w:r w:rsidR="005D0219">
        <w:rPr>
          <w:sz w:val="24"/>
          <w:szCs w:val="24"/>
          <w:lang w:val="en-US"/>
        </w:rPr>
        <w:t xml:space="preserve"> </w:t>
      </w:r>
      <w:r w:rsidR="00AD1EED">
        <w:rPr>
          <w:sz w:val="24"/>
          <w:szCs w:val="24"/>
          <w:lang w:val="en-US"/>
        </w:rPr>
        <w:t>between</w:t>
      </w:r>
      <w:r w:rsidR="005D0219">
        <w:rPr>
          <w:sz w:val="24"/>
          <w:szCs w:val="24"/>
          <w:lang w:val="en-US"/>
        </w:rPr>
        <w:t xml:space="preserve"> the aortic root</w:t>
      </w:r>
      <w:r w:rsidR="00AD1EED">
        <w:rPr>
          <w:sz w:val="24"/>
          <w:szCs w:val="24"/>
          <w:lang w:val="en-US"/>
        </w:rPr>
        <w:t xml:space="preserve"> till either</w:t>
      </w:r>
      <w:r w:rsidR="006F42C7">
        <w:rPr>
          <w:sz w:val="24"/>
          <w:szCs w:val="24"/>
          <w:lang w:val="en-US"/>
        </w:rPr>
        <w:t xml:space="preserve"> </w:t>
      </w:r>
      <w:r w:rsidR="000467C6">
        <w:rPr>
          <w:sz w:val="24"/>
          <w:szCs w:val="24"/>
          <w:lang w:val="en-US"/>
        </w:rPr>
        <w:t>the descending aorta or the brachiocephalic trunk</w:t>
      </w:r>
      <w:r w:rsidR="00AD1EED">
        <w:rPr>
          <w:sz w:val="24"/>
          <w:szCs w:val="24"/>
          <w:lang w:val="en-US"/>
        </w:rPr>
        <w:t>. The latter two structures are</w:t>
      </w:r>
      <w:r w:rsidR="006F42C7">
        <w:rPr>
          <w:sz w:val="24"/>
          <w:szCs w:val="24"/>
          <w:lang w:val="en-US"/>
        </w:rPr>
        <w:t xml:space="preserve"> </w:t>
      </w:r>
      <w:r w:rsidR="00AD1EED">
        <w:rPr>
          <w:sz w:val="24"/>
          <w:szCs w:val="24"/>
          <w:lang w:val="en-US"/>
        </w:rPr>
        <w:t>assumed to be</w:t>
      </w:r>
      <w:r w:rsidR="006F42C7">
        <w:rPr>
          <w:sz w:val="24"/>
          <w:szCs w:val="24"/>
          <w:lang w:val="en-US"/>
        </w:rPr>
        <w:t xml:space="preserve"> </w:t>
      </w:r>
      <w:r w:rsidR="000467C6">
        <w:rPr>
          <w:sz w:val="24"/>
          <w:szCs w:val="24"/>
          <w:lang w:val="en-US"/>
        </w:rPr>
        <w:t>fixed points in space during the cardiac cycle [</w:t>
      </w:r>
      <w:r w:rsidR="00250DDB">
        <w:rPr>
          <w:sz w:val="24"/>
          <w:szCs w:val="24"/>
          <w:lang w:val="en-US"/>
        </w:rPr>
        <w:t>7</w:t>
      </w:r>
      <w:r w:rsidR="000467C6">
        <w:rPr>
          <w:sz w:val="24"/>
          <w:szCs w:val="24"/>
          <w:lang w:val="en-US"/>
        </w:rPr>
        <w:t xml:space="preserve">, </w:t>
      </w:r>
      <w:r w:rsidR="00250DDB">
        <w:rPr>
          <w:sz w:val="24"/>
          <w:szCs w:val="24"/>
          <w:lang w:val="en-US"/>
        </w:rPr>
        <w:t>8</w:t>
      </w:r>
      <w:r w:rsidR="000467C6">
        <w:rPr>
          <w:sz w:val="24"/>
          <w:szCs w:val="24"/>
          <w:lang w:val="en-US"/>
        </w:rPr>
        <w:t xml:space="preserve">, </w:t>
      </w:r>
      <w:r w:rsidR="00250DDB">
        <w:rPr>
          <w:sz w:val="24"/>
          <w:szCs w:val="24"/>
          <w:lang w:val="en-US"/>
        </w:rPr>
        <w:t>10</w:t>
      </w:r>
      <w:r w:rsidR="000467C6">
        <w:rPr>
          <w:sz w:val="24"/>
          <w:szCs w:val="24"/>
          <w:lang w:val="en-US"/>
        </w:rPr>
        <w:t>].</w:t>
      </w:r>
      <w:r w:rsidR="00A57D39">
        <w:rPr>
          <w:sz w:val="24"/>
          <w:szCs w:val="24"/>
          <w:lang w:val="en-US"/>
        </w:rPr>
        <w:t xml:space="preserve"> </w:t>
      </w:r>
      <w:r w:rsidR="000467C6">
        <w:rPr>
          <w:sz w:val="24"/>
          <w:szCs w:val="24"/>
          <w:lang w:val="en-US"/>
        </w:rPr>
        <w:t>Furthermore, for the strain calculations it is assumed that the geometry is a straight tube cylinder</w:t>
      </w:r>
      <w:r w:rsidR="00127D22">
        <w:rPr>
          <w:sz w:val="24"/>
          <w:szCs w:val="24"/>
          <w:lang w:val="en-US"/>
        </w:rPr>
        <w:t>,</w:t>
      </w:r>
      <w:r w:rsidR="00335724">
        <w:rPr>
          <w:sz w:val="24"/>
          <w:szCs w:val="24"/>
          <w:lang w:val="en-US"/>
        </w:rPr>
        <w:t xml:space="preserve"> and the curved shape of the aorta is neglected</w:t>
      </w:r>
      <w:r w:rsidR="000467C6">
        <w:rPr>
          <w:sz w:val="24"/>
          <w:szCs w:val="24"/>
          <w:lang w:val="en-US"/>
        </w:rPr>
        <w:t>.  However</w:t>
      </w:r>
      <w:r w:rsidR="009F68CB">
        <w:rPr>
          <w:sz w:val="24"/>
          <w:szCs w:val="24"/>
          <w:lang w:val="en-US"/>
        </w:rPr>
        <w:t>,</w:t>
      </w:r>
      <w:r w:rsidR="000467C6">
        <w:rPr>
          <w:sz w:val="24"/>
          <w:szCs w:val="24"/>
          <w:lang w:val="en-US"/>
        </w:rPr>
        <w:t xml:space="preserve"> for an accurate evaluation of the mechanics of the pathology</w:t>
      </w:r>
      <w:r w:rsidR="006F42C7">
        <w:rPr>
          <w:sz w:val="24"/>
          <w:szCs w:val="24"/>
          <w:lang w:val="en-US"/>
        </w:rPr>
        <w:t xml:space="preserve">, </w:t>
      </w:r>
      <w:r w:rsidR="00AD1EED">
        <w:rPr>
          <w:sz w:val="24"/>
          <w:szCs w:val="24"/>
          <w:lang w:val="en-US"/>
        </w:rPr>
        <w:t xml:space="preserve">more localized </w:t>
      </w:r>
      <w:r w:rsidR="000467C6">
        <w:rPr>
          <w:sz w:val="24"/>
          <w:szCs w:val="24"/>
          <w:lang w:val="en-US"/>
        </w:rPr>
        <w:t>strain estimations should be made</w:t>
      </w:r>
      <w:r w:rsidR="00AD1EED">
        <w:rPr>
          <w:sz w:val="24"/>
          <w:szCs w:val="24"/>
          <w:lang w:val="en-US"/>
        </w:rPr>
        <w:t xml:space="preserve"> </w:t>
      </w:r>
      <w:r w:rsidR="007D1F4B">
        <w:rPr>
          <w:sz w:val="24"/>
          <w:szCs w:val="24"/>
          <w:lang w:val="en-US"/>
        </w:rPr>
        <w:t>because an aneurysm is mainly characterized by a local vessel dilatation.</w:t>
      </w:r>
      <w:r w:rsidR="000467C6">
        <w:rPr>
          <w:sz w:val="24"/>
          <w:szCs w:val="24"/>
          <w:lang w:val="en-US"/>
        </w:rPr>
        <w:t xml:space="preserve"> </w:t>
      </w:r>
      <w:commentRangeStart w:id="17"/>
      <w:r w:rsidR="007D1F4B">
        <w:rPr>
          <w:sz w:val="24"/>
          <w:szCs w:val="24"/>
          <w:lang w:val="en-US"/>
        </w:rPr>
        <w:t xml:space="preserve">In addition, there is no need to assume a straight cylindrical </w:t>
      </w:r>
      <w:r w:rsidR="000467C6">
        <w:rPr>
          <w:sz w:val="24"/>
          <w:szCs w:val="24"/>
          <w:lang w:val="en-US"/>
        </w:rPr>
        <w:t>geometry</w:t>
      </w:r>
      <w:r w:rsidR="007D1F4B">
        <w:rPr>
          <w:sz w:val="24"/>
          <w:szCs w:val="24"/>
          <w:lang w:val="en-US"/>
        </w:rPr>
        <w:t xml:space="preserve"> as required by the MR and CT-based methods</w:t>
      </w:r>
      <w:r w:rsidR="000467C6">
        <w:rPr>
          <w:sz w:val="24"/>
          <w:szCs w:val="24"/>
          <w:lang w:val="en-US"/>
        </w:rPr>
        <w:t>.</w:t>
      </w:r>
      <w:commentRangeEnd w:id="17"/>
      <w:r w:rsidR="00712281">
        <w:rPr>
          <w:rStyle w:val="CommentReference"/>
        </w:rPr>
        <w:commentReference w:id="17"/>
      </w:r>
      <w:r w:rsidR="00335724">
        <w:rPr>
          <w:sz w:val="24"/>
          <w:szCs w:val="24"/>
          <w:lang w:val="en-US"/>
        </w:rPr>
        <w:t xml:space="preserve"> </w:t>
      </w:r>
      <w:r w:rsidR="00D334C2">
        <w:rPr>
          <w:sz w:val="24"/>
          <w:szCs w:val="24"/>
          <w:lang w:val="en-US"/>
        </w:rPr>
        <w:t xml:space="preserve">On the other hand, </w:t>
      </w:r>
      <w:r w:rsidR="00BF7C82">
        <w:rPr>
          <w:sz w:val="24"/>
          <w:szCs w:val="24"/>
          <w:lang w:val="en-US"/>
        </w:rPr>
        <w:t>U</w:t>
      </w:r>
      <w:r w:rsidR="007B03D3">
        <w:rPr>
          <w:sz w:val="24"/>
          <w:szCs w:val="24"/>
          <w:lang w:val="en-US"/>
        </w:rPr>
        <w:t>S imaging has been successfully applied f</w:t>
      </w:r>
      <w:r w:rsidR="00250DDB">
        <w:rPr>
          <w:sz w:val="24"/>
          <w:szCs w:val="24"/>
          <w:lang w:val="en-US"/>
        </w:rPr>
        <w:t>or local strain measurements [11</w:t>
      </w:r>
      <w:r w:rsidR="00536026">
        <w:rPr>
          <w:sz w:val="24"/>
          <w:szCs w:val="24"/>
          <w:lang w:val="en-US"/>
        </w:rPr>
        <w:t xml:space="preserve">, </w:t>
      </w:r>
      <w:r w:rsidR="00250DDB">
        <w:rPr>
          <w:sz w:val="24"/>
          <w:szCs w:val="24"/>
          <w:lang w:val="en-US"/>
        </w:rPr>
        <w:t>12</w:t>
      </w:r>
      <w:r w:rsidR="007B03D3">
        <w:rPr>
          <w:sz w:val="24"/>
          <w:szCs w:val="24"/>
          <w:lang w:val="en-US"/>
        </w:rPr>
        <w:t>]. However,</w:t>
      </w:r>
      <w:r w:rsidR="00536026">
        <w:rPr>
          <w:sz w:val="24"/>
          <w:szCs w:val="24"/>
          <w:lang w:val="en-US"/>
        </w:rPr>
        <w:t xml:space="preserve"> use of</w:t>
      </w:r>
      <w:r w:rsidR="007B03D3">
        <w:rPr>
          <w:sz w:val="24"/>
          <w:szCs w:val="24"/>
          <w:lang w:val="en-US"/>
        </w:rPr>
        <w:t xml:space="preserve"> transthoracic US probe</w:t>
      </w:r>
      <w:r w:rsidR="00536026">
        <w:rPr>
          <w:sz w:val="24"/>
          <w:szCs w:val="24"/>
          <w:lang w:val="en-US"/>
        </w:rPr>
        <w:t xml:space="preserve"> results in </w:t>
      </w:r>
      <w:r w:rsidR="007B03D3">
        <w:rPr>
          <w:sz w:val="24"/>
          <w:szCs w:val="24"/>
          <w:lang w:val="en-US"/>
        </w:rPr>
        <w:t>lack of accessibility and low image quality of the ascending aorta</w:t>
      </w:r>
      <w:r w:rsidR="00250DDB">
        <w:rPr>
          <w:sz w:val="24"/>
          <w:szCs w:val="24"/>
          <w:lang w:val="en-US"/>
        </w:rPr>
        <w:t xml:space="preserve"> [11</w:t>
      </w:r>
      <w:r w:rsidR="00536026">
        <w:rPr>
          <w:sz w:val="24"/>
          <w:szCs w:val="24"/>
          <w:lang w:val="en-US"/>
        </w:rPr>
        <w:t>]</w:t>
      </w:r>
      <w:r w:rsidR="00563177">
        <w:rPr>
          <w:sz w:val="24"/>
          <w:szCs w:val="24"/>
          <w:lang w:val="en-US"/>
        </w:rPr>
        <w:t>.</w:t>
      </w:r>
      <w:r w:rsidR="007B03D3">
        <w:rPr>
          <w:sz w:val="24"/>
          <w:szCs w:val="24"/>
          <w:lang w:val="en-US"/>
        </w:rPr>
        <w:t xml:space="preserve"> </w:t>
      </w:r>
      <w:r w:rsidR="00C4207A">
        <w:rPr>
          <w:sz w:val="24"/>
          <w:szCs w:val="24"/>
          <w:lang w:val="en-US"/>
        </w:rPr>
        <w:t xml:space="preserve">Use of </w:t>
      </w:r>
      <w:proofErr w:type="spellStart"/>
      <w:r w:rsidR="00C4207A">
        <w:rPr>
          <w:sz w:val="24"/>
          <w:szCs w:val="24"/>
          <w:lang w:val="en-US"/>
        </w:rPr>
        <w:t>transesophageal</w:t>
      </w:r>
      <w:proofErr w:type="spellEnd"/>
      <w:r w:rsidR="00C4207A">
        <w:rPr>
          <w:sz w:val="24"/>
          <w:szCs w:val="24"/>
          <w:lang w:val="en-US"/>
        </w:rPr>
        <w:t xml:space="preserve"> probe pre-operatively has also demonstrated abilities to determine biaxial deforma</w:t>
      </w:r>
      <w:r w:rsidR="00250DDB">
        <w:rPr>
          <w:sz w:val="24"/>
          <w:szCs w:val="24"/>
          <w:lang w:val="en-US"/>
        </w:rPr>
        <w:t>tions of the ascending aorta [12</w:t>
      </w:r>
      <w:r w:rsidR="00C4207A">
        <w:rPr>
          <w:sz w:val="24"/>
          <w:szCs w:val="24"/>
          <w:lang w:val="en-US"/>
        </w:rPr>
        <w:t xml:space="preserve">]. </w:t>
      </w:r>
      <w:r w:rsidR="00F23935">
        <w:rPr>
          <w:sz w:val="24"/>
          <w:szCs w:val="24"/>
          <w:lang w:val="en-US"/>
        </w:rPr>
        <w:t>Nevertheless, due to presence of artifacts in the image quality</w:t>
      </w:r>
      <w:r w:rsidR="00563177">
        <w:rPr>
          <w:sz w:val="24"/>
          <w:szCs w:val="24"/>
          <w:lang w:val="en-US"/>
        </w:rPr>
        <w:t>,</w:t>
      </w:r>
      <w:r w:rsidR="00F23935">
        <w:rPr>
          <w:sz w:val="24"/>
          <w:szCs w:val="24"/>
          <w:lang w:val="en-US"/>
        </w:rPr>
        <w:t xml:space="preserve"> led to inaccuracy in motion estimation and </w:t>
      </w:r>
      <w:r w:rsidR="00290913">
        <w:rPr>
          <w:sz w:val="24"/>
          <w:szCs w:val="24"/>
          <w:lang w:val="en-US"/>
        </w:rPr>
        <w:t xml:space="preserve">ultimately </w:t>
      </w:r>
      <w:r w:rsidR="00250DDB">
        <w:rPr>
          <w:sz w:val="24"/>
          <w:szCs w:val="24"/>
          <w:lang w:val="en-US"/>
        </w:rPr>
        <w:t>overestimation</w:t>
      </w:r>
      <w:r w:rsidR="00F23935">
        <w:rPr>
          <w:sz w:val="24"/>
          <w:szCs w:val="24"/>
          <w:lang w:val="en-US"/>
        </w:rPr>
        <w:t xml:space="preserve"> of the shear mo</w:t>
      </w:r>
      <w:r w:rsidR="00250DDB">
        <w:rPr>
          <w:sz w:val="24"/>
          <w:szCs w:val="24"/>
          <w:lang w:val="en-US"/>
        </w:rPr>
        <w:t>dulus of the ascending aorta [12</w:t>
      </w:r>
      <w:r w:rsidR="00F23935">
        <w:rPr>
          <w:sz w:val="24"/>
          <w:szCs w:val="24"/>
          <w:lang w:val="en-US"/>
        </w:rPr>
        <w:t xml:space="preserve">]. </w:t>
      </w:r>
      <w:r w:rsidR="007B03D3">
        <w:rPr>
          <w:sz w:val="24"/>
          <w:szCs w:val="24"/>
          <w:lang w:val="en-US"/>
        </w:rPr>
        <w:t>We believe th</w:t>
      </w:r>
      <w:r w:rsidR="00D334C2">
        <w:rPr>
          <w:sz w:val="24"/>
          <w:szCs w:val="24"/>
          <w:lang w:val="en-US"/>
        </w:rPr>
        <w:t xml:space="preserve">at the limitations posed by </w:t>
      </w:r>
      <w:r w:rsidR="007B03D3">
        <w:rPr>
          <w:sz w:val="24"/>
          <w:szCs w:val="24"/>
          <w:lang w:val="en-US"/>
        </w:rPr>
        <w:t>current imaging modalities</w:t>
      </w:r>
      <w:r w:rsidR="00D334C2">
        <w:rPr>
          <w:sz w:val="24"/>
          <w:szCs w:val="24"/>
          <w:lang w:val="en-US"/>
        </w:rPr>
        <w:t xml:space="preserve"> to asses</w:t>
      </w:r>
      <w:r w:rsidR="00C4207A">
        <w:rPr>
          <w:sz w:val="24"/>
          <w:szCs w:val="24"/>
          <w:lang w:val="en-US"/>
        </w:rPr>
        <w:t>s</w:t>
      </w:r>
      <w:r w:rsidR="00D334C2">
        <w:rPr>
          <w:sz w:val="24"/>
          <w:szCs w:val="24"/>
          <w:lang w:val="en-US"/>
        </w:rPr>
        <w:t xml:space="preserve"> biaxial mechanics of the thoracic ascending aorta could be </w:t>
      </w:r>
      <w:commentRangeStart w:id="18"/>
      <w:r w:rsidR="00D334C2">
        <w:rPr>
          <w:sz w:val="24"/>
          <w:szCs w:val="24"/>
          <w:lang w:val="en-US"/>
        </w:rPr>
        <w:lastRenderedPageBreak/>
        <w:t xml:space="preserve">overcome by accessing the aortas of the wide patient population undergoing elective open thorax surgeries. </w:t>
      </w:r>
      <w:r w:rsidR="007B03D3">
        <w:rPr>
          <w:sz w:val="24"/>
          <w:szCs w:val="24"/>
          <w:lang w:val="en-US"/>
        </w:rPr>
        <w:t xml:space="preserve"> </w:t>
      </w:r>
      <w:commentRangeEnd w:id="18"/>
      <w:r w:rsidR="0099489B">
        <w:rPr>
          <w:rStyle w:val="CommentReference"/>
        </w:rPr>
        <w:commentReference w:id="18"/>
      </w:r>
      <w:r w:rsidR="006C670C">
        <w:rPr>
          <w:sz w:val="24"/>
          <w:szCs w:val="24"/>
          <w:lang w:val="en-US"/>
        </w:rPr>
        <w:t>Capturing the videos of aortas during intra-operative procedures and tracking its motion would resolve the issues of loc</w:t>
      </w:r>
      <w:r w:rsidR="00161B8B">
        <w:rPr>
          <w:sz w:val="24"/>
          <w:szCs w:val="24"/>
          <w:lang w:val="en-US"/>
        </w:rPr>
        <w:t>al region definition and image</w:t>
      </w:r>
      <w:r w:rsidR="006C670C">
        <w:rPr>
          <w:sz w:val="24"/>
          <w:szCs w:val="24"/>
          <w:lang w:val="en-US"/>
        </w:rPr>
        <w:t xml:space="preserve"> quality posed by other imaging modalities.  </w:t>
      </w:r>
    </w:p>
    <w:p w14:paraId="66E116AF" w14:textId="77777777" w:rsidR="000467C6" w:rsidRDefault="000467C6" w:rsidP="000467C6">
      <w:pPr>
        <w:spacing w:line="240" w:lineRule="auto"/>
        <w:jc w:val="both"/>
        <w:rPr>
          <w:b/>
          <w:sz w:val="28"/>
          <w:szCs w:val="28"/>
          <w:lang w:val="en-US"/>
        </w:rPr>
      </w:pPr>
      <w:r>
        <w:rPr>
          <w:sz w:val="24"/>
          <w:szCs w:val="24"/>
          <w:lang w:val="en-US"/>
        </w:rPr>
        <w:t xml:space="preserve">Therefore, in this study, we aimed </w:t>
      </w:r>
      <w:bookmarkStart w:id="19" w:name="_Hlk63243258"/>
      <w:r>
        <w:rPr>
          <w:sz w:val="24"/>
          <w:szCs w:val="24"/>
          <w:lang w:val="en-US"/>
        </w:rPr>
        <w:t xml:space="preserve">to develop an intra-operative method that can assess local </w:t>
      </w:r>
      <w:r w:rsidR="009E119A">
        <w:rPr>
          <w:sz w:val="24"/>
          <w:szCs w:val="24"/>
          <w:lang w:val="en-US"/>
        </w:rPr>
        <w:t xml:space="preserve">biaxial </w:t>
      </w:r>
      <w:r>
        <w:rPr>
          <w:sz w:val="24"/>
          <w:szCs w:val="24"/>
          <w:lang w:val="en-US"/>
        </w:rPr>
        <w:t xml:space="preserve">strain estimations of </w:t>
      </w:r>
      <w:r w:rsidR="009E119A">
        <w:rPr>
          <w:sz w:val="24"/>
          <w:szCs w:val="24"/>
          <w:lang w:val="en-US"/>
        </w:rPr>
        <w:t>thoracic ascending aortas</w:t>
      </w:r>
      <w:r>
        <w:rPr>
          <w:sz w:val="24"/>
          <w:szCs w:val="24"/>
          <w:lang w:val="en-US"/>
        </w:rPr>
        <w:t xml:space="preserve"> </w:t>
      </w:r>
      <w:r>
        <w:rPr>
          <w:i/>
          <w:iCs/>
          <w:sz w:val="24"/>
          <w:szCs w:val="24"/>
          <w:lang w:val="en-US"/>
        </w:rPr>
        <w:t>in vivo</w:t>
      </w:r>
      <w:r>
        <w:rPr>
          <w:sz w:val="24"/>
          <w:szCs w:val="24"/>
          <w:lang w:val="en-US"/>
        </w:rPr>
        <w:t>. Our method is based on a video of the thoracic aorta with markers placed on top that are tracked automatically by a state-of-the-art algorithm. The method will be applied to patients undergoing aneurysm repair procedures, coronary artery bypass procedures or aortic valve replacements. Ultimately, it can serve as validation methodology for the development of non-invasive methods</w:t>
      </w:r>
      <w:bookmarkEnd w:id="19"/>
      <w:r>
        <w:rPr>
          <w:sz w:val="24"/>
          <w:szCs w:val="24"/>
          <w:lang w:val="en-US"/>
        </w:rPr>
        <w:t xml:space="preserve">.   </w:t>
      </w:r>
    </w:p>
    <w:p w14:paraId="64301682" w14:textId="77777777" w:rsidR="000467C6" w:rsidRDefault="000467C6" w:rsidP="00673422">
      <w:pPr>
        <w:spacing w:line="240" w:lineRule="auto"/>
        <w:jc w:val="both"/>
        <w:rPr>
          <w:sz w:val="24"/>
          <w:szCs w:val="24"/>
          <w:lang w:val="en-US"/>
        </w:rPr>
      </w:pPr>
    </w:p>
    <w:p w14:paraId="23DC5863" w14:textId="77777777" w:rsidR="000467C6" w:rsidRDefault="000467C6" w:rsidP="00673422">
      <w:pPr>
        <w:spacing w:line="240" w:lineRule="auto"/>
        <w:jc w:val="both"/>
        <w:rPr>
          <w:sz w:val="24"/>
          <w:szCs w:val="24"/>
          <w:lang w:val="en-US"/>
        </w:rPr>
      </w:pPr>
    </w:p>
    <w:p w14:paraId="57379BAA" w14:textId="77777777" w:rsidR="000467C6" w:rsidRDefault="000467C6" w:rsidP="00673422">
      <w:pPr>
        <w:spacing w:line="240" w:lineRule="auto"/>
        <w:jc w:val="both"/>
        <w:rPr>
          <w:sz w:val="24"/>
          <w:szCs w:val="24"/>
          <w:lang w:val="en-US"/>
        </w:rPr>
      </w:pPr>
    </w:p>
    <w:p w14:paraId="0B5BB076" w14:textId="77777777" w:rsidR="000467C6" w:rsidRDefault="000467C6" w:rsidP="00673422">
      <w:pPr>
        <w:spacing w:line="240" w:lineRule="auto"/>
        <w:jc w:val="both"/>
        <w:rPr>
          <w:sz w:val="24"/>
          <w:szCs w:val="24"/>
          <w:lang w:val="en-US"/>
        </w:rPr>
      </w:pPr>
    </w:p>
    <w:p w14:paraId="578D6154" w14:textId="77777777" w:rsidR="000467C6" w:rsidRDefault="000467C6" w:rsidP="00673422">
      <w:pPr>
        <w:spacing w:line="240" w:lineRule="auto"/>
        <w:jc w:val="both"/>
        <w:rPr>
          <w:sz w:val="24"/>
          <w:szCs w:val="24"/>
          <w:lang w:val="en-US"/>
        </w:rPr>
      </w:pPr>
    </w:p>
    <w:p w14:paraId="65DBB1C6" w14:textId="77777777" w:rsidR="00AC5057" w:rsidRDefault="00AC5057" w:rsidP="00AC5057">
      <w:pPr>
        <w:spacing w:line="240" w:lineRule="auto"/>
        <w:jc w:val="both"/>
        <w:rPr>
          <w:b/>
          <w:sz w:val="28"/>
          <w:szCs w:val="28"/>
          <w:lang w:val="en-US"/>
        </w:rPr>
      </w:pPr>
    </w:p>
    <w:p w14:paraId="383FE61A" w14:textId="77777777" w:rsidR="006627AD" w:rsidRDefault="006627AD" w:rsidP="001A55C6">
      <w:pPr>
        <w:spacing w:line="240" w:lineRule="auto"/>
        <w:rPr>
          <w:b/>
          <w:sz w:val="28"/>
          <w:szCs w:val="28"/>
          <w:lang w:val="en-US"/>
        </w:rPr>
      </w:pPr>
    </w:p>
    <w:p w14:paraId="066B3FE0" w14:textId="77777777" w:rsidR="001F6171" w:rsidRDefault="001F6171" w:rsidP="001A55C6">
      <w:pPr>
        <w:spacing w:line="240" w:lineRule="auto"/>
        <w:rPr>
          <w:b/>
          <w:sz w:val="28"/>
          <w:szCs w:val="28"/>
          <w:lang w:val="en-US"/>
        </w:rPr>
      </w:pPr>
    </w:p>
    <w:p w14:paraId="5B7E3257" w14:textId="77777777" w:rsidR="001F6171" w:rsidRDefault="001F6171" w:rsidP="001A55C6">
      <w:pPr>
        <w:spacing w:line="240" w:lineRule="auto"/>
        <w:rPr>
          <w:b/>
          <w:sz w:val="28"/>
          <w:szCs w:val="28"/>
          <w:lang w:val="en-US"/>
        </w:rPr>
      </w:pPr>
    </w:p>
    <w:p w14:paraId="135E15C4" w14:textId="77777777" w:rsidR="001F6171" w:rsidRDefault="001F6171" w:rsidP="001A55C6">
      <w:pPr>
        <w:spacing w:line="240" w:lineRule="auto"/>
        <w:rPr>
          <w:b/>
          <w:sz w:val="28"/>
          <w:szCs w:val="28"/>
          <w:lang w:val="en-US"/>
        </w:rPr>
      </w:pPr>
    </w:p>
    <w:p w14:paraId="1B75B1BC" w14:textId="77777777" w:rsidR="001F6171" w:rsidRDefault="001F6171" w:rsidP="001A55C6">
      <w:pPr>
        <w:spacing w:line="240" w:lineRule="auto"/>
        <w:rPr>
          <w:b/>
          <w:sz w:val="28"/>
          <w:szCs w:val="28"/>
          <w:lang w:val="en-US"/>
        </w:rPr>
      </w:pPr>
    </w:p>
    <w:p w14:paraId="0D302F40" w14:textId="77777777" w:rsidR="001F6171" w:rsidRDefault="001F6171" w:rsidP="001A55C6">
      <w:pPr>
        <w:spacing w:line="240" w:lineRule="auto"/>
        <w:rPr>
          <w:b/>
          <w:sz w:val="28"/>
          <w:szCs w:val="28"/>
          <w:lang w:val="en-US"/>
        </w:rPr>
      </w:pPr>
    </w:p>
    <w:p w14:paraId="0C915556" w14:textId="77777777" w:rsidR="001F6171" w:rsidRDefault="001F6171" w:rsidP="001A55C6">
      <w:pPr>
        <w:spacing w:line="240" w:lineRule="auto"/>
        <w:rPr>
          <w:b/>
          <w:sz w:val="28"/>
          <w:szCs w:val="28"/>
          <w:lang w:val="en-US"/>
        </w:rPr>
      </w:pPr>
    </w:p>
    <w:p w14:paraId="3E8388BA" w14:textId="77777777" w:rsidR="001F6171" w:rsidRDefault="001F6171" w:rsidP="001A55C6">
      <w:pPr>
        <w:spacing w:line="240" w:lineRule="auto"/>
        <w:rPr>
          <w:b/>
          <w:sz w:val="28"/>
          <w:szCs w:val="28"/>
          <w:lang w:val="en-US"/>
        </w:rPr>
      </w:pPr>
    </w:p>
    <w:p w14:paraId="57212228" w14:textId="77777777" w:rsidR="001F6171" w:rsidRDefault="001F6171" w:rsidP="001A55C6">
      <w:pPr>
        <w:spacing w:line="240" w:lineRule="auto"/>
        <w:rPr>
          <w:b/>
          <w:sz w:val="28"/>
          <w:szCs w:val="28"/>
          <w:lang w:val="en-US"/>
        </w:rPr>
      </w:pPr>
    </w:p>
    <w:p w14:paraId="2D284986" w14:textId="77777777" w:rsidR="001F6171" w:rsidRDefault="001F6171" w:rsidP="001A55C6">
      <w:pPr>
        <w:spacing w:line="240" w:lineRule="auto"/>
        <w:rPr>
          <w:b/>
          <w:sz w:val="28"/>
          <w:szCs w:val="28"/>
          <w:lang w:val="en-US"/>
        </w:rPr>
      </w:pPr>
    </w:p>
    <w:p w14:paraId="7D997038" w14:textId="77777777" w:rsidR="001F6171" w:rsidRDefault="001F6171" w:rsidP="001A55C6">
      <w:pPr>
        <w:spacing w:line="240" w:lineRule="auto"/>
        <w:rPr>
          <w:b/>
          <w:sz w:val="28"/>
          <w:szCs w:val="28"/>
          <w:lang w:val="en-US"/>
        </w:rPr>
      </w:pPr>
    </w:p>
    <w:p w14:paraId="02730CAF" w14:textId="77777777" w:rsidR="001F6171" w:rsidRDefault="001F6171" w:rsidP="001A55C6">
      <w:pPr>
        <w:spacing w:line="240" w:lineRule="auto"/>
        <w:rPr>
          <w:b/>
          <w:sz w:val="28"/>
          <w:szCs w:val="28"/>
          <w:lang w:val="en-US"/>
        </w:rPr>
      </w:pPr>
    </w:p>
    <w:p w14:paraId="12BA3E43" w14:textId="77777777" w:rsidR="001F6171" w:rsidRDefault="001F6171" w:rsidP="001A55C6">
      <w:pPr>
        <w:spacing w:line="240" w:lineRule="auto"/>
        <w:rPr>
          <w:b/>
          <w:sz w:val="28"/>
          <w:szCs w:val="28"/>
          <w:lang w:val="en-US"/>
        </w:rPr>
      </w:pPr>
    </w:p>
    <w:p w14:paraId="0DF35C06" w14:textId="77777777" w:rsidR="007A5C4D" w:rsidRDefault="007A5C4D" w:rsidP="001A55C6">
      <w:pPr>
        <w:spacing w:line="240" w:lineRule="auto"/>
        <w:rPr>
          <w:b/>
          <w:sz w:val="28"/>
          <w:szCs w:val="28"/>
          <w:lang w:val="en-US"/>
        </w:rPr>
      </w:pPr>
    </w:p>
    <w:p w14:paraId="287CD11C" w14:textId="77777777" w:rsidR="00116191" w:rsidRDefault="00116191">
      <w:pPr>
        <w:rPr>
          <w:b/>
          <w:sz w:val="28"/>
          <w:szCs w:val="28"/>
          <w:lang w:val="en-US"/>
        </w:rPr>
      </w:pPr>
      <w:r>
        <w:rPr>
          <w:b/>
          <w:sz w:val="28"/>
          <w:szCs w:val="28"/>
          <w:lang w:val="en-US"/>
        </w:rPr>
        <w:br w:type="page"/>
      </w:r>
    </w:p>
    <w:p w14:paraId="4C1E07D4" w14:textId="04EA3841" w:rsidR="000449FA" w:rsidRDefault="000449FA" w:rsidP="001A55C6">
      <w:pPr>
        <w:spacing w:line="240" w:lineRule="auto"/>
        <w:rPr>
          <w:b/>
          <w:sz w:val="28"/>
          <w:szCs w:val="28"/>
          <w:lang w:val="en-US"/>
        </w:rPr>
      </w:pPr>
      <w:r w:rsidRPr="000449FA">
        <w:rPr>
          <w:b/>
          <w:sz w:val="28"/>
          <w:szCs w:val="28"/>
          <w:lang w:val="en-US"/>
        </w:rPr>
        <w:lastRenderedPageBreak/>
        <w:t>Methods</w:t>
      </w:r>
    </w:p>
    <w:p w14:paraId="5CD95E5A" w14:textId="77777777" w:rsidR="009B5132" w:rsidRDefault="009B5132" w:rsidP="001A55C6">
      <w:pPr>
        <w:spacing w:line="240" w:lineRule="auto"/>
        <w:rPr>
          <w:b/>
          <w:sz w:val="24"/>
          <w:szCs w:val="24"/>
          <w:lang w:val="en-US"/>
        </w:rPr>
      </w:pPr>
    </w:p>
    <w:p w14:paraId="41E6049C" w14:textId="64D1B9FF" w:rsidR="009B00D3" w:rsidRDefault="00851C2E" w:rsidP="001A55C6">
      <w:pPr>
        <w:spacing w:line="240" w:lineRule="auto"/>
        <w:rPr>
          <w:b/>
          <w:sz w:val="24"/>
          <w:szCs w:val="24"/>
          <w:lang w:val="en-US"/>
        </w:rPr>
      </w:pPr>
      <w:r>
        <w:rPr>
          <w:b/>
          <w:sz w:val="24"/>
          <w:szCs w:val="24"/>
          <w:lang w:val="en-US"/>
        </w:rPr>
        <w:t>Study population</w:t>
      </w:r>
    </w:p>
    <w:p w14:paraId="22CE458E" w14:textId="0FBB4367" w:rsidR="00636AF7" w:rsidRDefault="00636AF7">
      <w:pPr>
        <w:spacing w:line="240" w:lineRule="auto"/>
        <w:jc w:val="both"/>
        <w:rPr>
          <w:sz w:val="24"/>
          <w:szCs w:val="24"/>
          <w:lang w:val="en-US"/>
        </w:rPr>
      </w:pPr>
      <w:r>
        <w:rPr>
          <w:sz w:val="24"/>
          <w:szCs w:val="24"/>
          <w:lang w:val="en-US"/>
        </w:rPr>
        <w:t xml:space="preserve">We recruited study participants from the list of </w:t>
      </w:r>
      <w:r w:rsidR="00AF2CD6">
        <w:rPr>
          <w:sz w:val="24"/>
          <w:szCs w:val="24"/>
          <w:lang w:val="en-US"/>
        </w:rPr>
        <w:t xml:space="preserve">consecutive </w:t>
      </w:r>
      <w:r>
        <w:rPr>
          <w:sz w:val="24"/>
          <w:szCs w:val="24"/>
          <w:lang w:val="en-US"/>
        </w:rPr>
        <w:t>patients</w:t>
      </w:r>
      <w:r w:rsidR="0099489B">
        <w:rPr>
          <w:sz w:val="24"/>
          <w:szCs w:val="24"/>
          <w:lang w:val="en-US"/>
        </w:rPr>
        <w:t xml:space="preserve"> </w:t>
      </w:r>
      <w:r>
        <w:rPr>
          <w:sz w:val="24"/>
          <w:szCs w:val="24"/>
          <w:lang w:val="en-US"/>
        </w:rPr>
        <w:t>scheduled for elective</w:t>
      </w:r>
      <w:r w:rsidR="0099489B">
        <w:rPr>
          <w:sz w:val="24"/>
          <w:szCs w:val="24"/>
          <w:lang w:val="en-US"/>
        </w:rPr>
        <w:t xml:space="preserve"> </w:t>
      </w:r>
      <w:r w:rsidR="001245C0">
        <w:rPr>
          <w:sz w:val="24"/>
          <w:szCs w:val="24"/>
          <w:lang w:val="en-US"/>
        </w:rPr>
        <w:t xml:space="preserve">open-thorax </w:t>
      </w:r>
      <w:r>
        <w:rPr>
          <w:sz w:val="24"/>
          <w:szCs w:val="24"/>
          <w:lang w:val="en-US"/>
        </w:rPr>
        <w:t>surgery. Prior to enrolment, patients gave written informed consent.</w:t>
      </w:r>
      <w:r w:rsidRPr="00636AF7">
        <w:rPr>
          <w:sz w:val="24"/>
          <w:szCs w:val="24"/>
          <w:lang w:val="en-US"/>
        </w:rPr>
        <w:t xml:space="preserve"> </w:t>
      </w:r>
      <w:r>
        <w:rPr>
          <w:sz w:val="24"/>
          <w:szCs w:val="24"/>
          <w:lang w:val="en-US"/>
        </w:rPr>
        <w:t>The study was approved by the Maastricht University medical ethics committee.</w:t>
      </w:r>
    </w:p>
    <w:p w14:paraId="304BADC3" w14:textId="52BFF802" w:rsidR="005B2ACA" w:rsidRPr="0061453A" w:rsidRDefault="00636AF7">
      <w:pPr>
        <w:spacing w:line="240" w:lineRule="auto"/>
        <w:jc w:val="both"/>
        <w:rPr>
          <w:sz w:val="24"/>
          <w:szCs w:val="24"/>
          <w:lang w:val="en-US"/>
        </w:rPr>
      </w:pPr>
      <w:r>
        <w:rPr>
          <w:sz w:val="24"/>
          <w:szCs w:val="24"/>
          <w:lang w:val="en-US"/>
        </w:rPr>
        <w:t>In t</w:t>
      </w:r>
      <w:r w:rsidR="005B2ACA">
        <w:rPr>
          <w:sz w:val="24"/>
          <w:szCs w:val="24"/>
          <w:lang w:val="en-US"/>
        </w:rPr>
        <w:t>otal</w:t>
      </w:r>
      <w:r>
        <w:rPr>
          <w:sz w:val="24"/>
          <w:szCs w:val="24"/>
          <w:lang w:val="en-US"/>
        </w:rPr>
        <w:t xml:space="preserve">, </w:t>
      </w:r>
      <w:commentRangeStart w:id="20"/>
      <w:commentRangeStart w:id="21"/>
      <w:commentRangeStart w:id="22"/>
      <w:commentRangeStart w:id="23"/>
      <w:r w:rsidR="005B2ACA">
        <w:rPr>
          <w:sz w:val="24"/>
          <w:szCs w:val="24"/>
          <w:lang w:val="en-US"/>
        </w:rPr>
        <w:t xml:space="preserve">30 patients </w:t>
      </w:r>
      <w:r>
        <w:rPr>
          <w:sz w:val="24"/>
          <w:szCs w:val="24"/>
          <w:lang w:val="en-US"/>
        </w:rPr>
        <w:t>are included in the present analysis</w:t>
      </w:r>
      <w:commentRangeEnd w:id="20"/>
      <w:r>
        <w:rPr>
          <w:rStyle w:val="CommentReference"/>
        </w:rPr>
        <w:commentReference w:id="20"/>
      </w:r>
      <w:commentRangeEnd w:id="21"/>
      <w:r w:rsidR="00BD5FFB">
        <w:rPr>
          <w:rStyle w:val="CommentReference"/>
        </w:rPr>
        <w:commentReference w:id="21"/>
      </w:r>
      <w:commentRangeEnd w:id="22"/>
      <w:r w:rsidR="0099489B">
        <w:rPr>
          <w:rStyle w:val="CommentReference"/>
        </w:rPr>
        <w:commentReference w:id="22"/>
      </w:r>
      <w:commentRangeEnd w:id="23"/>
      <w:r w:rsidR="00AF2CD6">
        <w:rPr>
          <w:rStyle w:val="CommentReference"/>
        </w:rPr>
        <w:commentReference w:id="23"/>
      </w:r>
      <w:r>
        <w:rPr>
          <w:sz w:val="24"/>
          <w:szCs w:val="24"/>
          <w:lang w:val="en-US"/>
        </w:rPr>
        <w:t>, with specific indications:</w:t>
      </w:r>
      <w:r w:rsidR="005B2ACA">
        <w:rPr>
          <w:sz w:val="24"/>
          <w:szCs w:val="24"/>
          <w:lang w:val="en-US"/>
        </w:rPr>
        <w:t xml:space="preserve"> aneurysm repair</w:t>
      </w:r>
      <w:r w:rsidR="008A1825">
        <w:rPr>
          <w:sz w:val="24"/>
          <w:szCs w:val="24"/>
          <w:lang w:val="en-US"/>
        </w:rPr>
        <w:t xml:space="preserve"> (</w:t>
      </w:r>
      <w:r w:rsidR="008A1825" w:rsidRPr="008A1825">
        <w:rPr>
          <w:i/>
          <w:sz w:val="24"/>
          <w:szCs w:val="24"/>
          <w:lang w:val="en-US"/>
        </w:rPr>
        <w:t>n</w:t>
      </w:r>
      <w:r w:rsidR="00EC7945">
        <w:rPr>
          <w:i/>
          <w:sz w:val="24"/>
          <w:szCs w:val="24"/>
          <w:lang w:val="en-US"/>
        </w:rPr>
        <w:t xml:space="preserve"> </w:t>
      </w:r>
      <w:r w:rsidR="00EC7945">
        <w:rPr>
          <w:sz w:val="24"/>
          <w:szCs w:val="24"/>
          <w:lang w:val="en-US"/>
        </w:rPr>
        <w:t xml:space="preserve">= </w:t>
      </w:r>
      <w:r w:rsidR="008A1825">
        <w:rPr>
          <w:sz w:val="24"/>
          <w:szCs w:val="24"/>
          <w:lang w:val="en-US"/>
        </w:rPr>
        <w:t>15)</w:t>
      </w:r>
      <w:r w:rsidR="005B2ACA">
        <w:rPr>
          <w:sz w:val="24"/>
          <w:szCs w:val="24"/>
          <w:lang w:val="en-US"/>
        </w:rPr>
        <w:t>, coronary artery bypass</w:t>
      </w:r>
      <w:r w:rsidR="00650360">
        <w:rPr>
          <w:sz w:val="24"/>
          <w:szCs w:val="24"/>
          <w:lang w:val="en-US"/>
        </w:rPr>
        <w:t xml:space="preserve"> grafting</w:t>
      </w:r>
      <w:r w:rsidR="005B2ACA">
        <w:rPr>
          <w:sz w:val="24"/>
          <w:szCs w:val="24"/>
          <w:lang w:val="en-US"/>
        </w:rPr>
        <w:t xml:space="preserve"> </w:t>
      </w:r>
      <w:r w:rsidR="00EC7945">
        <w:rPr>
          <w:sz w:val="24"/>
          <w:szCs w:val="24"/>
          <w:lang w:val="en-US"/>
        </w:rPr>
        <w:t>(</w:t>
      </w:r>
      <w:r w:rsidR="00650360">
        <w:rPr>
          <w:sz w:val="24"/>
          <w:szCs w:val="24"/>
          <w:lang w:val="en-US"/>
        </w:rPr>
        <w:t xml:space="preserve">CABG, </w:t>
      </w:r>
      <w:r w:rsidR="00EC7945" w:rsidRPr="00EC7945">
        <w:rPr>
          <w:i/>
          <w:sz w:val="24"/>
          <w:szCs w:val="24"/>
          <w:lang w:val="en-US"/>
        </w:rPr>
        <w:t>n</w:t>
      </w:r>
      <w:r w:rsidR="00EC7945">
        <w:rPr>
          <w:sz w:val="24"/>
          <w:szCs w:val="24"/>
          <w:lang w:val="en-US"/>
        </w:rPr>
        <w:t xml:space="preserve"> = 12)</w:t>
      </w:r>
      <w:r>
        <w:rPr>
          <w:sz w:val="24"/>
          <w:szCs w:val="24"/>
          <w:lang w:val="en-US"/>
        </w:rPr>
        <w:t>,</w:t>
      </w:r>
      <w:r w:rsidR="00EC7945">
        <w:rPr>
          <w:sz w:val="24"/>
          <w:szCs w:val="24"/>
          <w:lang w:val="en-US"/>
        </w:rPr>
        <w:t xml:space="preserve"> </w:t>
      </w:r>
      <w:r w:rsidR="005B2ACA">
        <w:rPr>
          <w:sz w:val="24"/>
          <w:szCs w:val="24"/>
          <w:lang w:val="en-US"/>
        </w:rPr>
        <w:t>and aortic valve replacement</w:t>
      </w:r>
      <w:r w:rsidR="00EC7945">
        <w:rPr>
          <w:sz w:val="24"/>
          <w:szCs w:val="24"/>
          <w:lang w:val="en-US"/>
        </w:rPr>
        <w:t xml:space="preserve"> (</w:t>
      </w:r>
      <w:r w:rsidR="00650360">
        <w:rPr>
          <w:sz w:val="24"/>
          <w:szCs w:val="24"/>
          <w:lang w:val="en-US"/>
        </w:rPr>
        <w:t xml:space="preserve">AVR, </w:t>
      </w:r>
      <w:r w:rsidR="00EC7945" w:rsidRPr="00EC7945">
        <w:rPr>
          <w:i/>
          <w:sz w:val="24"/>
          <w:szCs w:val="24"/>
          <w:lang w:val="en-US"/>
        </w:rPr>
        <w:t>n</w:t>
      </w:r>
      <w:r w:rsidR="00EC7945">
        <w:rPr>
          <w:sz w:val="24"/>
          <w:szCs w:val="24"/>
          <w:lang w:val="en-US"/>
        </w:rPr>
        <w:t xml:space="preserve"> = 3)</w:t>
      </w:r>
      <w:r w:rsidR="005B2ACA">
        <w:rPr>
          <w:sz w:val="24"/>
          <w:szCs w:val="24"/>
          <w:lang w:val="en-US"/>
        </w:rPr>
        <w:t xml:space="preserve">. </w:t>
      </w:r>
      <w:r w:rsidR="00BF00C4">
        <w:rPr>
          <w:sz w:val="24"/>
          <w:szCs w:val="24"/>
          <w:lang w:val="en-US"/>
        </w:rPr>
        <w:t>Videos of patients where tracking of markers was not accomplished – either due to high de-correlation noise</w:t>
      </w:r>
      <w:r w:rsidR="00BD5FFB">
        <w:rPr>
          <w:sz w:val="24"/>
          <w:szCs w:val="24"/>
          <w:lang w:val="en-US"/>
        </w:rPr>
        <w:t xml:space="preserve"> (</w:t>
      </w:r>
      <w:r w:rsidR="00BD5FFB" w:rsidRPr="004B1483">
        <w:rPr>
          <w:i/>
          <w:sz w:val="24"/>
          <w:szCs w:val="24"/>
          <w:lang w:val="en-US"/>
        </w:rPr>
        <w:t>n</w:t>
      </w:r>
      <w:r w:rsidR="00BD5FFB">
        <w:rPr>
          <w:sz w:val="24"/>
          <w:szCs w:val="24"/>
          <w:lang w:val="en-US"/>
        </w:rPr>
        <w:t>=1)</w:t>
      </w:r>
      <w:r w:rsidR="00BF00C4">
        <w:rPr>
          <w:sz w:val="24"/>
          <w:szCs w:val="24"/>
          <w:lang w:val="en-US"/>
        </w:rPr>
        <w:t xml:space="preserve"> or loss of visibility of the tracking marker in all frames</w:t>
      </w:r>
      <w:r w:rsidR="00BD5FFB">
        <w:rPr>
          <w:sz w:val="24"/>
          <w:szCs w:val="24"/>
          <w:lang w:val="en-US"/>
        </w:rPr>
        <w:t xml:space="preserve"> (</w:t>
      </w:r>
      <w:r w:rsidR="00BD5FFB" w:rsidRPr="004B1483">
        <w:rPr>
          <w:i/>
          <w:sz w:val="24"/>
          <w:szCs w:val="24"/>
          <w:lang w:val="en-US"/>
        </w:rPr>
        <w:t>n</w:t>
      </w:r>
      <w:r w:rsidR="00BD5FFB">
        <w:rPr>
          <w:sz w:val="24"/>
          <w:szCs w:val="24"/>
          <w:lang w:val="en-US"/>
        </w:rPr>
        <w:t>=1)</w:t>
      </w:r>
      <w:r w:rsidR="00BF00C4">
        <w:rPr>
          <w:sz w:val="24"/>
          <w:szCs w:val="24"/>
          <w:lang w:val="en-US"/>
        </w:rPr>
        <w:t xml:space="preserve">, were excluded. </w:t>
      </w:r>
    </w:p>
    <w:p w14:paraId="672C5436" w14:textId="77777777" w:rsidR="009B5132" w:rsidRDefault="009B5132">
      <w:pPr>
        <w:spacing w:line="240" w:lineRule="auto"/>
        <w:jc w:val="both"/>
        <w:rPr>
          <w:b/>
          <w:bCs/>
          <w:sz w:val="24"/>
          <w:szCs w:val="24"/>
          <w:lang w:val="en-US"/>
        </w:rPr>
      </w:pPr>
    </w:p>
    <w:p w14:paraId="6F98AB73" w14:textId="78AB8578" w:rsidR="00851C2E" w:rsidRPr="004B1483" w:rsidRDefault="008D699D">
      <w:pPr>
        <w:spacing w:line="240" w:lineRule="auto"/>
        <w:jc w:val="both"/>
        <w:rPr>
          <w:b/>
          <w:bCs/>
          <w:sz w:val="24"/>
          <w:szCs w:val="24"/>
          <w:lang w:val="en-US"/>
        </w:rPr>
      </w:pPr>
      <w:r>
        <w:rPr>
          <w:b/>
          <w:bCs/>
          <w:sz w:val="24"/>
          <w:szCs w:val="24"/>
          <w:lang w:val="en-US"/>
        </w:rPr>
        <w:t xml:space="preserve">Video-based </w:t>
      </w:r>
      <w:r w:rsidRPr="00932606">
        <w:rPr>
          <w:b/>
          <w:bCs/>
          <w:sz w:val="24"/>
          <w:szCs w:val="24"/>
          <w:lang w:val="en-US"/>
        </w:rPr>
        <w:t>biaxial strain</w:t>
      </w:r>
      <w:r>
        <w:rPr>
          <w:b/>
          <w:bCs/>
          <w:sz w:val="24"/>
          <w:szCs w:val="24"/>
          <w:lang w:val="en-US"/>
        </w:rPr>
        <w:t xml:space="preserve"> m</w:t>
      </w:r>
      <w:r w:rsidR="00851C2E" w:rsidRPr="004B1483">
        <w:rPr>
          <w:b/>
          <w:bCs/>
          <w:sz w:val="24"/>
          <w:szCs w:val="24"/>
          <w:lang w:val="en-US"/>
        </w:rPr>
        <w:t xml:space="preserve">ethod </w:t>
      </w:r>
      <w:r>
        <w:rPr>
          <w:b/>
          <w:bCs/>
          <w:sz w:val="24"/>
          <w:szCs w:val="24"/>
          <w:lang w:val="en-US"/>
        </w:rPr>
        <w:t xml:space="preserve">description </w:t>
      </w:r>
    </w:p>
    <w:p w14:paraId="22BCE69C" w14:textId="2D2E2152" w:rsidR="00851C2E" w:rsidRDefault="00851C2E">
      <w:pPr>
        <w:spacing w:line="240" w:lineRule="auto"/>
        <w:jc w:val="both"/>
        <w:rPr>
          <w:b/>
          <w:sz w:val="28"/>
          <w:szCs w:val="28"/>
          <w:lang w:val="en-US"/>
        </w:rPr>
      </w:pPr>
      <w:r>
        <w:rPr>
          <w:sz w:val="24"/>
          <w:szCs w:val="24"/>
          <w:lang w:val="en-US"/>
        </w:rPr>
        <w:t>Figure 1 illustrates the key elements of the presented method</w:t>
      </w:r>
      <w:r w:rsidR="008A5AC6">
        <w:rPr>
          <w:sz w:val="24"/>
          <w:szCs w:val="24"/>
          <w:lang w:val="en-US"/>
        </w:rPr>
        <w:t>. The biaxial strain method includes video recording</w:t>
      </w:r>
      <w:r>
        <w:rPr>
          <w:sz w:val="24"/>
          <w:szCs w:val="24"/>
          <w:lang w:val="en-US"/>
        </w:rPr>
        <w:t>,</w:t>
      </w:r>
      <w:r w:rsidR="008A5AC6">
        <w:rPr>
          <w:sz w:val="24"/>
          <w:szCs w:val="24"/>
          <w:lang w:val="en-US"/>
        </w:rPr>
        <w:t xml:space="preserve"> felt tracking, displacement measurements, filtering and strain assessments,</w:t>
      </w:r>
      <w:r>
        <w:rPr>
          <w:sz w:val="24"/>
          <w:szCs w:val="24"/>
          <w:lang w:val="en-US"/>
        </w:rPr>
        <w:t xml:space="preserve"> which are further detailed below.</w:t>
      </w:r>
    </w:p>
    <w:p w14:paraId="6255EA8E" w14:textId="394B49DB" w:rsidR="009E123C" w:rsidRPr="004B1483" w:rsidRDefault="00851C2E" w:rsidP="004B1483">
      <w:pPr>
        <w:spacing w:line="240" w:lineRule="auto"/>
        <w:jc w:val="both"/>
        <w:rPr>
          <w:bCs/>
          <w:i/>
          <w:iCs/>
          <w:sz w:val="24"/>
          <w:szCs w:val="24"/>
          <w:lang w:val="en-US"/>
        </w:rPr>
      </w:pPr>
      <w:r w:rsidRPr="004B1483">
        <w:rPr>
          <w:bCs/>
          <w:i/>
          <w:iCs/>
          <w:sz w:val="24"/>
          <w:szCs w:val="24"/>
          <w:lang w:val="en-US"/>
        </w:rPr>
        <w:t>Intra-operative set-up and v</w:t>
      </w:r>
      <w:r w:rsidR="00B13DD9" w:rsidRPr="004B1483">
        <w:rPr>
          <w:bCs/>
          <w:i/>
          <w:iCs/>
          <w:sz w:val="24"/>
          <w:szCs w:val="24"/>
          <w:lang w:val="en-US"/>
        </w:rPr>
        <w:t>ideo r</w:t>
      </w:r>
      <w:r w:rsidR="002278D4" w:rsidRPr="004B1483">
        <w:rPr>
          <w:bCs/>
          <w:i/>
          <w:iCs/>
          <w:sz w:val="24"/>
          <w:szCs w:val="24"/>
          <w:lang w:val="en-US"/>
        </w:rPr>
        <w:t>ecording</w:t>
      </w:r>
      <w:r w:rsidR="00636AF7" w:rsidRPr="004B1483">
        <w:rPr>
          <w:bCs/>
          <w:i/>
          <w:iCs/>
          <w:sz w:val="24"/>
          <w:szCs w:val="24"/>
          <w:lang w:val="en-US"/>
        </w:rPr>
        <w:t xml:space="preserve"> </w:t>
      </w:r>
      <w:r w:rsidR="005079E6">
        <w:rPr>
          <w:bCs/>
          <w:i/>
          <w:iCs/>
          <w:sz w:val="24"/>
          <w:szCs w:val="24"/>
          <w:lang w:val="en-US"/>
        </w:rPr>
        <w:t>settings</w:t>
      </w:r>
    </w:p>
    <w:p w14:paraId="45AC066C" w14:textId="2CE0C7BF" w:rsidR="002F74D0" w:rsidRDefault="008A5AC6" w:rsidP="004B1483">
      <w:pPr>
        <w:spacing w:line="240" w:lineRule="auto"/>
        <w:jc w:val="both"/>
        <w:rPr>
          <w:sz w:val="24"/>
          <w:szCs w:val="24"/>
          <w:lang w:val="en-US"/>
        </w:rPr>
      </w:pPr>
      <w:r>
        <w:rPr>
          <w:iCs/>
          <w:sz w:val="24"/>
          <w:szCs w:val="24"/>
          <w:lang w:val="en-US"/>
        </w:rPr>
        <w:t xml:space="preserve">A </w:t>
      </w:r>
      <w:r w:rsidR="008D699D">
        <w:rPr>
          <w:iCs/>
          <w:sz w:val="24"/>
          <w:szCs w:val="24"/>
          <w:lang w:val="en-US"/>
        </w:rPr>
        <w:t>camera mounting arm was secured to the surgical table at the head end (</w:t>
      </w:r>
      <w:r w:rsidR="008D699D" w:rsidRPr="004B1483">
        <w:rPr>
          <w:b/>
          <w:bCs/>
          <w:iCs/>
          <w:sz w:val="24"/>
          <w:szCs w:val="24"/>
          <w:lang w:val="en-US"/>
        </w:rPr>
        <w:t>Fig. 1A</w:t>
      </w:r>
      <w:r w:rsidR="008D699D">
        <w:rPr>
          <w:iCs/>
          <w:sz w:val="24"/>
          <w:szCs w:val="24"/>
          <w:lang w:val="en-US"/>
        </w:rPr>
        <w:t>)</w:t>
      </w:r>
      <w:r>
        <w:rPr>
          <w:iCs/>
          <w:sz w:val="24"/>
          <w:szCs w:val="24"/>
          <w:lang w:val="en-US"/>
        </w:rPr>
        <w:t xml:space="preserve"> during the routine clinical preparations for open-chest surgery</w:t>
      </w:r>
      <w:r w:rsidR="008D699D">
        <w:rPr>
          <w:iCs/>
          <w:sz w:val="24"/>
          <w:szCs w:val="24"/>
          <w:lang w:val="en-US"/>
        </w:rPr>
        <w:t xml:space="preserve">. </w:t>
      </w:r>
      <w:r w:rsidR="003C7BD2">
        <w:rPr>
          <w:iCs/>
          <w:sz w:val="24"/>
          <w:szCs w:val="24"/>
          <w:lang w:val="en-US"/>
        </w:rPr>
        <w:t>The arm consisted of a commercial action cam extension arm (</w:t>
      </w:r>
      <w:r w:rsidR="003C7BD2" w:rsidRPr="000678EC">
        <w:rPr>
          <w:iCs/>
          <w:sz w:val="24"/>
          <w:szCs w:val="24"/>
          <w:lang w:val="en-US"/>
        </w:rPr>
        <w:t>GoPro stick, GoPro Inc., San Mateo, CA</w:t>
      </w:r>
      <w:r w:rsidR="003C7BD2">
        <w:rPr>
          <w:iCs/>
          <w:sz w:val="24"/>
          <w:szCs w:val="24"/>
          <w:lang w:val="en-US"/>
        </w:rPr>
        <w:t xml:space="preserve">) and a custom mounting bracket suited to the bed. </w:t>
      </w:r>
      <w:r w:rsidR="008D699D">
        <w:rPr>
          <w:iCs/>
          <w:sz w:val="24"/>
          <w:szCs w:val="24"/>
          <w:lang w:val="en-US"/>
        </w:rPr>
        <w:t xml:space="preserve">The rigidity of the arm </w:t>
      </w:r>
      <w:r w:rsidR="003C7BD2">
        <w:rPr>
          <w:iCs/>
          <w:sz w:val="24"/>
          <w:szCs w:val="24"/>
          <w:lang w:val="en-US"/>
        </w:rPr>
        <w:t>made</w:t>
      </w:r>
      <w:r w:rsidR="008D699D">
        <w:rPr>
          <w:iCs/>
          <w:sz w:val="24"/>
          <w:szCs w:val="24"/>
          <w:lang w:val="en-US"/>
        </w:rPr>
        <w:t xml:space="preserve"> sure that </w:t>
      </w:r>
      <w:r w:rsidR="003C7BD2">
        <w:rPr>
          <w:iCs/>
          <w:sz w:val="24"/>
          <w:szCs w:val="24"/>
          <w:lang w:val="en-US"/>
        </w:rPr>
        <w:t xml:space="preserve">the camera </w:t>
      </w:r>
      <w:r>
        <w:rPr>
          <w:iCs/>
          <w:sz w:val="24"/>
          <w:szCs w:val="24"/>
          <w:lang w:val="en-US"/>
        </w:rPr>
        <w:t xml:space="preserve">position </w:t>
      </w:r>
      <w:r w:rsidR="003C7BD2">
        <w:rPr>
          <w:iCs/>
          <w:sz w:val="24"/>
          <w:szCs w:val="24"/>
          <w:lang w:val="en-US"/>
        </w:rPr>
        <w:t>with respect to the opened chest was maintained</w:t>
      </w:r>
      <w:r>
        <w:rPr>
          <w:iCs/>
          <w:sz w:val="24"/>
          <w:szCs w:val="24"/>
          <w:lang w:val="en-US"/>
        </w:rPr>
        <w:t xml:space="preserve"> during table tilting</w:t>
      </w:r>
      <w:r w:rsidR="003C7BD2">
        <w:rPr>
          <w:iCs/>
          <w:sz w:val="24"/>
          <w:szCs w:val="24"/>
          <w:lang w:val="en-US"/>
        </w:rPr>
        <w:t xml:space="preserve">. </w:t>
      </w:r>
      <w:r>
        <w:rPr>
          <w:sz w:val="24"/>
          <w:szCs w:val="24"/>
          <w:lang w:val="en-US"/>
        </w:rPr>
        <w:t>To prevent manual artifacts during starting and stopping the recording, remote control was</w:t>
      </w:r>
      <w:r w:rsidR="008D374B">
        <w:rPr>
          <w:sz w:val="24"/>
          <w:szCs w:val="24"/>
          <w:lang w:val="en-US"/>
        </w:rPr>
        <w:t xml:space="preserve"> obtained</w:t>
      </w:r>
      <w:r>
        <w:rPr>
          <w:sz w:val="24"/>
          <w:szCs w:val="24"/>
          <w:lang w:val="en-US"/>
        </w:rPr>
        <w:t xml:space="preserve"> by </w:t>
      </w:r>
      <w:proofErr w:type="spellStart"/>
      <w:r>
        <w:rPr>
          <w:sz w:val="24"/>
          <w:szCs w:val="24"/>
          <w:lang w:val="en-US"/>
        </w:rPr>
        <w:t>connecting</w:t>
      </w:r>
      <w:r>
        <w:rPr>
          <w:iCs/>
          <w:sz w:val="24"/>
          <w:szCs w:val="24"/>
          <w:lang w:val="en-US"/>
        </w:rPr>
        <w:t>a</w:t>
      </w:r>
      <w:proofErr w:type="spellEnd"/>
      <w:r>
        <w:rPr>
          <w:iCs/>
          <w:sz w:val="24"/>
          <w:szCs w:val="24"/>
          <w:lang w:val="en-US"/>
        </w:rPr>
        <w:t xml:space="preserve"> </w:t>
      </w:r>
      <w:r w:rsidR="003C7BD2">
        <w:rPr>
          <w:iCs/>
          <w:sz w:val="24"/>
          <w:szCs w:val="24"/>
          <w:lang w:val="en-US"/>
        </w:rPr>
        <w:t>smart</w:t>
      </w:r>
      <w:r w:rsidR="008D699D">
        <w:rPr>
          <w:sz w:val="24"/>
          <w:szCs w:val="24"/>
          <w:lang w:val="en-US"/>
        </w:rPr>
        <w:t xml:space="preserve">phone </w:t>
      </w:r>
      <w:r>
        <w:rPr>
          <w:sz w:val="24"/>
          <w:szCs w:val="24"/>
          <w:lang w:val="en-US"/>
        </w:rPr>
        <w:t>with the camera via Bluetooth</w:t>
      </w:r>
      <w:r w:rsidR="008D374B">
        <w:rPr>
          <w:sz w:val="24"/>
          <w:szCs w:val="24"/>
          <w:lang w:val="en-US"/>
        </w:rPr>
        <w:t>.</w:t>
      </w:r>
      <w:r>
        <w:rPr>
          <w:sz w:val="24"/>
          <w:szCs w:val="24"/>
          <w:lang w:val="en-US"/>
        </w:rPr>
        <w:t xml:space="preserve"> </w:t>
      </w:r>
      <w:r w:rsidR="00E176BC">
        <w:rPr>
          <w:sz w:val="24"/>
          <w:szCs w:val="24"/>
          <w:lang w:val="en-US"/>
        </w:rPr>
        <w:t>T</w:t>
      </w:r>
      <w:r w:rsidR="003C7BD2">
        <w:rPr>
          <w:sz w:val="24"/>
          <w:szCs w:val="24"/>
          <w:lang w:val="en-US"/>
        </w:rPr>
        <w:t xml:space="preserve">he camera used was </w:t>
      </w:r>
      <w:r w:rsidR="002F74D0">
        <w:rPr>
          <w:sz w:val="24"/>
          <w:szCs w:val="24"/>
          <w:lang w:val="en-US"/>
        </w:rPr>
        <w:t xml:space="preserve">a </w:t>
      </w:r>
      <w:r w:rsidR="003C7BD2">
        <w:rPr>
          <w:sz w:val="24"/>
          <w:szCs w:val="24"/>
          <w:lang w:val="en-US"/>
        </w:rPr>
        <w:t>commercial action cam (</w:t>
      </w:r>
      <w:r w:rsidR="008D699D">
        <w:rPr>
          <w:sz w:val="24"/>
          <w:szCs w:val="24"/>
          <w:lang w:val="en-US"/>
        </w:rPr>
        <w:t>HERO7</w:t>
      </w:r>
      <w:r w:rsidR="003C7BD2">
        <w:rPr>
          <w:sz w:val="24"/>
          <w:szCs w:val="24"/>
          <w:lang w:val="en-US"/>
        </w:rPr>
        <w:t xml:space="preserve">, </w:t>
      </w:r>
      <w:r w:rsidR="008D699D" w:rsidRPr="004B1483">
        <w:rPr>
          <w:rFonts w:ascii="Calibri" w:hAnsi="Calibri" w:cs="Calibri"/>
          <w:bCs/>
          <w:i/>
          <w:color w:val="000000"/>
          <w:sz w:val="24"/>
          <w:szCs w:val="24"/>
          <w:shd w:val="clear" w:color="auto" w:fill="F8F9FA"/>
          <w:lang w:val="en-US"/>
        </w:rPr>
        <w:t>GoPro Inc.</w:t>
      </w:r>
      <w:r w:rsidR="003C7BD2" w:rsidRPr="004B1483">
        <w:rPr>
          <w:i/>
          <w:sz w:val="24"/>
          <w:szCs w:val="24"/>
          <w:lang w:val="en-US"/>
        </w:rPr>
        <w:t>,</w:t>
      </w:r>
      <w:r w:rsidR="008D699D" w:rsidRPr="004B1483">
        <w:rPr>
          <w:i/>
          <w:sz w:val="24"/>
          <w:szCs w:val="24"/>
          <w:lang w:val="en-US"/>
        </w:rPr>
        <w:t xml:space="preserve"> San Mateo, C</w:t>
      </w:r>
      <w:r w:rsidR="003C7BD2" w:rsidRPr="004B1483">
        <w:rPr>
          <w:i/>
          <w:sz w:val="24"/>
          <w:szCs w:val="24"/>
          <w:lang w:val="en-US"/>
        </w:rPr>
        <w:t>A</w:t>
      </w:r>
      <w:r w:rsidR="008D699D">
        <w:rPr>
          <w:sz w:val="24"/>
          <w:szCs w:val="24"/>
          <w:lang w:val="en-US"/>
        </w:rPr>
        <w:t>)</w:t>
      </w:r>
      <w:r w:rsidR="003C7BD2">
        <w:rPr>
          <w:sz w:val="24"/>
          <w:szCs w:val="24"/>
          <w:lang w:val="en-US"/>
        </w:rPr>
        <w:t xml:space="preserve">, with </w:t>
      </w:r>
      <w:r w:rsidR="008D374B">
        <w:rPr>
          <w:sz w:val="24"/>
          <w:szCs w:val="24"/>
          <w:lang w:val="en-US"/>
        </w:rPr>
        <w:t>the following settings</w:t>
      </w:r>
      <w:r w:rsidR="008D699D">
        <w:rPr>
          <w:sz w:val="24"/>
          <w:szCs w:val="24"/>
          <w:lang w:val="en-US"/>
        </w:rPr>
        <w:t xml:space="preserve">: </w:t>
      </w:r>
      <w:proofErr w:type="gramStart"/>
      <w:r w:rsidR="008D699D">
        <w:rPr>
          <w:sz w:val="24"/>
          <w:szCs w:val="24"/>
          <w:lang w:val="en-US"/>
        </w:rPr>
        <w:t>2.7k  video</w:t>
      </w:r>
      <w:proofErr w:type="gramEnd"/>
      <w:r w:rsidR="008D699D">
        <w:rPr>
          <w:sz w:val="24"/>
          <w:szCs w:val="24"/>
          <w:lang w:val="en-US"/>
        </w:rPr>
        <w:t xml:space="preserve"> resolution</w:t>
      </w:r>
      <w:r w:rsidR="00985FB5">
        <w:rPr>
          <w:sz w:val="24"/>
          <w:szCs w:val="24"/>
          <w:lang w:val="en-US"/>
        </w:rPr>
        <w:t xml:space="preserve"> (screen resolution in pixels – 2704 x 1520)</w:t>
      </w:r>
      <w:r w:rsidR="008D699D">
        <w:rPr>
          <w:sz w:val="24"/>
          <w:szCs w:val="24"/>
          <w:lang w:val="en-US"/>
        </w:rPr>
        <w:t xml:space="preserve">, </w:t>
      </w:r>
      <w:r w:rsidR="003C7BD2">
        <w:rPr>
          <w:sz w:val="24"/>
          <w:szCs w:val="24"/>
          <w:lang w:val="en-US"/>
        </w:rPr>
        <w:t xml:space="preserve">at </w:t>
      </w:r>
      <w:r w:rsidR="008D699D">
        <w:rPr>
          <w:sz w:val="24"/>
          <w:szCs w:val="24"/>
          <w:lang w:val="en-US"/>
        </w:rPr>
        <w:t>50 frames per second, and linear field of view.</w:t>
      </w:r>
    </w:p>
    <w:p w14:paraId="27F8D8C2" w14:textId="62ADC08B" w:rsidR="008D374B" w:rsidRDefault="002F74D0" w:rsidP="004B1483">
      <w:pPr>
        <w:spacing w:line="240" w:lineRule="auto"/>
        <w:jc w:val="both"/>
        <w:rPr>
          <w:sz w:val="24"/>
          <w:szCs w:val="24"/>
          <w:lang w:val="en-US"/>
        </w:rPr>
      </w:pPr>
      <w:r>
        <w:rPr>
          <w:iCs/>
          <w:sz w:val="24"/>
          <w:szCs w:val="24"/>
          <w:lang w:val="en-US"/>
        </w:rPr>
        <w:t xml:space="preserve">After surgical exposure of the ascending </w:t>
      </w:r>
      <w:r w:rsidRPr="000678EC">
        <w:rPr>
          <w:iCs/>
          <w:sz w:val="24"/>
          <w:szCs w:val="24"/>
          <w:lang w:val="en-US"/>
        </w:rPr>
        <w:t xml:space="preserve">aortic region, four sterile </w:t>
      </w:r>
      <w:r w:rsidRPr="000678EC">
        <w:rPr>
          <w:sz w:val="24"/>
          <w:szCs w:val="24"/>
          <w:lang w:val="en-US"/>
        </w:rPr>
        <w:t xml:space="preserve">surgical </w:t>
      </w:r>
      <w:proofErr w:type="spellStart"/>
      <w:r w:rsidRPr="000678EC">
        <w:rPr>
          <w:sz w:val="24"/>
          <w:szCs w:val="24"/>
          <w:lang w:val="en-US"/>
        </w:rPr>
        <w:t>pledgets</w:t>
      </w:r>
      <w:proofErr w:type="spellEnd"/>
      <w:r w:rsidRPr="000678EC">
        <w:rPr>
          <w:sz w:val="24"/>
          <w:szCs w:val="24"/>
          <w:lang w:val="en-US"/>
        </w:rPr>
        <w:t xml:space="preserve"> (</w:t>
      </w:r>
      <w:r w:rsidR="00B04B69" w:rsidRPr="000678EC">
        <w:rPr>
          <w:sz w:val="24"/>
          <w:szCs w:val="24"/>
          <w:lang w:val="en-US"/>
        </w:rPr>
        <w:t xml:space="preserve">BARD PTFE Felt </w:t>
      </w:r>
      <w:proofErr w:type="spellStart"/>
      <w:r w:rsidR="00B04B69" w:rsidRPr="000678EC">
        <w:rPr>
          <w:sz w:val="24"/>
          <w:szCs w:val="24"/>
          <w:lang w:val="en-US"/>
        </w:rPr>
        <w:t>Pledgets</w:t>
      </w:r>
      <w:proofErr w:type="spellEnd"/>
      <w:r w:rsidRPr="000678EC">
        <w:rPr>
          <w:sz w:val="24"/>
          <w:szCs w:val="24"/>
          <w:lang w:val="en-US"/>
        </w:rPr>
        <w:t xml:space="preserve">, </w:t>
      </w:r>
      <w:r w:rsidR="00B04B69" w:rsidRPr="000678EC">
        <w:rPr>
          <w:sz w:val="24"/>
          <w:szCs w:val="24"/>
          <w:lang w:val="en-US"/>
        </w:rPr>
        <w:t>Bard Peripheral Vascular, Inc.</w:t>
      </w:r>
      <w:r w:rsidRPr="000678EC">
        <w:rPr>
          <w:sz w:val="24"/>
          <w:szCs w:val="24"/>
          <w:lang w:val="en-US"/>
        </w:rPr>
        <w:t xml:space="preserve">, </w:t>
      </w:r>
      <w:r w:rsidR="00B04B69" w:rsidRPr="000678EC">
        <w:rPr>
          <w:sz w:val="24"/>
          <w:szCs w:val="24"/>
          <w:lang w:val="en-US"/>
        </w:rPr>
        <w:t>Tempe, USA</w:t>
      </w:r>
      <w:r w:rsidRPr="000678EC">
        <w:rPr>
          <w:sz w:val="24"/>
          <w:szCs w:val="24"/>
          <w:lang w:val="en-US"/>
        </w:rPr>
        <w:t>) were</w:t>
      </w:r>
      <w:r>
        <w:rPr>
          <w:sz w:val="24"/>
          <w:szCs w:val="24"/>
          <w:lang w:val="en-US"/>
        </w:rPr>
        <w:t xml:space="preserve"> sutured to the adventitial surface of the aorta</w:t>
      </w:r>
      <w:r w:rsidR="00650360">
        <w:rPr>
          <w:sz w:val="24"/>
          <w:szCs w:val="24"/>
          <w:lang w:val="en-US"/>
        </w:rPr>
        <w:t xml:space="preserve">, facilitating video tracking </w:t>
      </w:r>
      <w:r w:rsidR="00B56B38">
        <w:rPr>
          <w:sz w:val="24"/>
          <w:szCs w:val="24"/>
          <w:lang w:val="en-US"/>
        </w:rPr>
        <w:t>(</w:t>
      </w:r>
      <w:r w:rsidR="00B56B38" w:rsidRPr="00B56B38">
        <w:rPr>
          <w:b/>
          <w:sz w:val="24"/>
          <w:szCs w:val="24"/>
          <w:lang w:val="en-US"/>
        </w:rPr>
        <w:t>Fig. 1</w:t>
      </w:r>
      <w:r w:rsidR="00650360">
        <w:rPr>
          <w:b/>
          <w:sz w:val="24"/>
          <w:szCs w:val="24"/>
          <w:lang w:val="en-US"/>
        </w:rPr>
        <w:t>B</w:t>
      </w:r>
      <w:r w:rsidR="00B56B38">
        <w:rPr>
          <w:sz w:val="24"/>
          <w:szCs w:val="24"/>
          <w:lang w:val="en-US"/>
        </w:rPr>
        <w:t>)</w:t>
      </w:r>
      <w:r w:rsidR="00342CA0">
        <w:rPr>
          <w:sz w:val="24"/>
          <w:szCs w:val="24"/>
          <w:lang w:val="en-US"/>
        </w:rPr>
        <w:t xml:space="preserve">. </w:t>
      </w:r>
      <w:r w:rsidR="00650360">
        <w:rPr>
          <w:sz w:val="24"/>
          <w:szCs w:val="24"/>
          <w:lang w:val="en-US"/>
        </w:rPr>
        <w:t xml:space="preserve">In the aneurysm repair cases, one </w:t>
      </w:r>
      <w:r w:rsidR="00ED11CB">
        <w:rPr>
          <w:sz w:val="24"/>
          <w:szCs w:val="24"/>
          <w:lang w:val="en-US"/>
        </w:rPr>
        <w:t xml:space="preserve">pair of markers </w:t>
      </w:r>
      <w:r w:rsidR="00650360">
        <w:rPr>
          <w:sz w:val="24"/>
          <w:szCs w:val="24"/>
          <w:lang w:val="en-US"/>
        </w:rPr>
        <w:t xml:space="preserve">was </w:t>
      </w:r>
      <w:r w:rsidR="00ED11CB">
        <w:rPr>
          <w:sz w:val="24"/>
          <w:szCs w:val="24"/>
          <w:lang w:val="en-US"/>
        </w:rPr>
        <w:t>placed</w:t>
      </w:r>
      <w:r w:rsidR="00DE44E1">
        <w:rPr>
          <w:sz w:val="24"/>
          <w:szCs w:val="24"/>
          <w:lang w:val="en-US"/>
        </w:rPr>
        <w:t xml:space="preserve"> </w:t>
      </w:r>
      <w:r w:rsidR="00CC13BD">
        <w:rPr>
          <w:sz w:val="24"/>
          <w:szCs w:val="24"/>
          <w:lang w:val="en-US"/>
        </w:rPr>
        <w:t>caudal</w:t>
      </w:r>
      <w:r w:rsidR="00650360">
        <w:rPr>
          <w:sz w:val="24"/>
          <w:szCs w:val="24"/>
          <w:lang w:val="en-US"/>
        </w:rPr>
        <w:t>ly</w:t>
      </w:r>
      <w:r w:rsidR="00CC13BD">
        <w:rPr>
          <w:sz w:val="24"/>
          <w:szCs w:val="24"/>
          <w:lang w:val="en-US"/>
        </w:rPr>
        <w:t xml:space="preserve"> and </w:t>
      </w:r>
      <w:r w:rsidR="00650360">
        <w:rPr>
          <w:sz w:val="24"/>
          <w:szCs w:val="24"/>
          <w:lang w:val="en-US"/>
        </w:rPr>
        <w:t>one</w:t>
      </w:r>
      <w:r w:rsidR="00CC13BD">
        <w:rPr>
          <w:sz w:val="24"/>
          <w:szCs w:val="24"/>
          <w:lang w:val="en-US"/>
        </w:rPr>
        <w:t xml:space="preserve"> cranial</w:t>
      </w:r>
      <w:r w:rsidR="00650360">
        <w:rPr>
          <w:sz w:val="24"/>
          <w:szCs w:val="24"/>
          <w:lang w:val="en-US"/>
        </w:rPr>
        <w:t>ly around the location exhibiting the largest diameter</w:t>
      </w:r>
      <w:r w:rsidR="00CC13BD">
        <w:rPr>
          <w:sz w:val="24"/>
          <w:szCs w:val="24"/>
          <w:lang w:val="en-US"/>
        </w:rPr>
        <w:t xml:space="preserve">. </w:t>
      </w:r>
      <w:r w:rsidR="00A715D2">
        <w:rPr>
          <w:sz w:val="24"/>
          <w:szCs w:val="24"/>
          <w:lang w:val="en-US"/>
        </w:rPr>
        <w:t>T</w:t>
      </w:r>
      <w:r w:rsidR="00E62FFD">
        <w:rPr>
          <w:sz w:val="24"/>
          <w:szCs w:val="24"/>
          <w:lang w:val="en-US"/>
        </w:rPr>
        <w:t>he</w:t>
      </w:r>
      <w:r w:rsidR="005A01F0">
        <w:rPr>
          <w:sz w:val="24"/>
          <w:szCs w:val="24"/>
          <w:lang w:val="en-US"/>
        </w:rPr>
        <w:t xml:space="preserve"> two felts of a pair</w:t>
      </w:r>
      <w:r w:rsidR="00E62FFD">
        <w:rPr>
          <w:sz w:val="24"/>
          <w:szCs w:val="24"/>
          <w:lang w:val="en-US"/>
        </w:rPr>
        <w:t xml:space="preserve"> </w:t>
      </w:r>
      <w:r w:rsidR="00A715D2">
        <w:rPr>
          <w:sz w:val="24"/>
          <w:szCs w:val="24"/>
          <w:lang w:val="en-US"/>
        </w:rPr>
        <w:t xml:space="preserve">were placed </w:t>
      </w:r>
      <w:r w:rsidR="00E62FFD">
        <w:rPr>
          <w:sz w:val="24"/>
          <w:szCs w:val="24"/>
          <w:lang w:val="en-US"/>
        </w:rPr>
        <w:t xml:space="preserve">as diametrically </w:t>
      </w:r>
      <w:r w:rsidR="00ED11CB">
        <w:rPr>
          <w:sz w:val="24"/>
          <w:szCs w:val="24"/>
          <w:lang w:val="en-US"/>
        </w:rPr>
        <w:t>opposite as</w:t>
      </w:r>
      <w:r w:rsidR="00CC13BD">
        <w:rPr>
          <w:sz w:val="24"/>
          <w:szCs w:val="24"/>
          <w:lang w:val="en-US"/>
        </w:rPr>
        <w:t xml:space="preserve"> possible (</w:t>
      </w:r>
      <w:r w:rsidR="00CC13BD" w:rsidRPr="00DE44E1">
        <w:rPr>
          <w:b/>
          <w:sz w:val="24"/>
          <w:szCs w:val="24"/>
          <w:lang w:val="en-US"/>
        </w:rPr>
        <w:t>Fig.</w:t>
      </w:r>
      <w:r w:rsidR="00DE44E1" w:rsidRPr="00DE44E1">
        <w:rPr>
          <w:b/>
          <w:sz w:val="24"/>
          <w:szCs w:val="24"/>
          <w:lang w:val="en-US"/>
        </w:rPr>
        <w:t xml:space="preserve"> 1</w:t>
      </w:r>
      <w:r w:rsidR="00B56B38">
        <w:rPr>
          <w:b/>
          <w:sz w:val="24"/>
          <w:szCs w:val="24"/>
          <w:lang w:val="en-US"/>
        </w:rPr>
        <w:t>B</w:t>
      </w:r>
      <w:r w:rsidR="00CC13BD">
        <w:rPr>
          <w:sz w:val="24"/>
          <w:szCs w:val="24"/>
          <w:lang w:val="en-US"/>
        </w:rPr>
        <w:t>).</w:t>
      </w:r>
      <w:r w:rsidR="002C1FEE">
        <w:rPr>
          <w:sz w:val="24"/>
          <w:szCs w:val="24"/>
          <w:lang w:val="en-US"/>
        </w:rPr>
        <w:t xml:space="preserve"> </w:t>
      </w:r>
      <w:r w:rsidR="005A01F0">
        <w:rPr>
          <w:sz w:val="24"/>
          <w:szCs w:val="24"/>
          <w:lang w:val="en-US"/>
        </w:rPr>
        <w:t>In the CABG and AVR cases</w:t>
      </w:r>
      <w:r w:rsidR="009E123C">
        <w:rPr>
          <w:sz w:val="24"/>
          <w:szCs w:val="24"/>
          <w:lang w:val="en-US"/>
        </w:rPr>
        <w:t>,</w:t>
      </w:r>
      <w:r w:rsidR="005A01F0">
        <w:rPr>
          <w:sz w:val="24"/>
          <w:szCs w:val="24"/>
          <w:lang w:val="en-US"/>
        </w:rPr>
        <w:t xml:space="preserve"> a similar arrangement of felts was created, with a similar spacing between caudal and cranial markers, whilst making sure the caudal markers were 1-2 cm away from the </w:t>
      </w:r>
      <w:proofErr w:type="spellStart"/>
      <w:r w:rsidR="005A01F0">
        <w:rPr>
          <w:sz w:val="24"/>
          <w:szCs w:val="24"/>
          <w:lang w:val="en-US"/>
        </w:rPr>
        <w:t>sinotubular</w:t>
      </w:r>
      <w:proofErr w:type="spellEnd"/>
      <w:r w:rsidR="005A01F0">
        <w:rPr>
          <w:sz w:val="24"/>
          <w:szCs w:val="24"/>
          <w:lang w:val="en-US"/>
        </w:rPr>
        <w:t xml:space="preserve"> junction. </w:t>
      </w:r>
      <w:r w:rsidR="009E123C">
        <w:rPr>
          <w:sz w:val="24"/>
          <w:szCs w:val="24"/>
          <w:lang w:val="en-US"/>
        </w:rPr>
        <w:t>For all cases</w:t>
      </w:r>
      <w:r w:rsidR="005A01F0">
        <w:rPr>
          <w:sz w:val="24"/>
          <w:szCs w:val="24"/>
          <w:lang w:val="en-US"/>
        </w:rPr>
        <w:t xml:space="preserve">, the (axial) distance between the two pairs of markers was kept between </w:t>
      </w:r>
      <w:r w:rsidR="000678EC">
        <w:rPr>
          <w:sz w:val="24"/>
          <w:szCs w:val="24"/>
          <w:lang w:val="en-US"/>
        </w:rPr>
        <w:t>0.5</w:t>
      </w:r>
      <w:r w:rsidR="005A01F0">
        <w:rPr>
          <w:sz w:val="24"/>
          <w:szCs w:val="24"/>
          <w:lang w:val="en-US"/>
        </w:rPr>
        <w:t>-to-</w:t>
      </w:r>
      <w:r w:rsidR="000678EC">
        <w:rPr>
          <w:sz w:val="24"/>
          <w:szCs w:val="24"/>
          <w:lang w:val="en-US"/>
        </w:rPr>
        <w:t>1</w:t>
      </w:r>
      <w:r w:rsidR="005A01F0">
        <w:rPr>
          <w:sz w:val="24"/>
          <w:szCs w:val="24"/>
          <w:lang w:val="en-US"/>
        </w:rPr>
        <w:t xml:space="preserve"> times the diametrical distance</w:t>
      </w:r>
      <w:r w:rsidR="009E123C">
        <w:rPr>
          <w:sz w:val="24"/>
          <w:szCs w:val="24"/>
          <w:lang w:val="en-US"/>
        </w:rPr>
        <w:t xml:space="preserve">, as exemplified in </w:t>
      </w:r>
      <w:r w:rsidR="005A01F0" w:rsidRPr="003D55B9">
        <w:rPr>
          <w:b/>
          <w:bCs/>
          <w:sz w:val="24"/>
          <w:szCs w:val="24"/>
          <w:lang w:val="en-US"/>
        </w:rPr>
        <w:t>Fig. 1B</w:t>
      </w:r>
      <w:r w:rsidR="005A01F0">
        <w:rPr>
          <w:sz w:val="24"/>
          <w:szCs w:val="24"/>
          <w:lang w:val="en-US"/>
        </w:rPr>
        <w:t xml:space="preserve">. </w:t>
      </w:r>
    </w:p>
    <w:p w14:paraId="68076FDD" w14:textId="3EEC6518" w:rsidR="002F74D0" w:rsidRDefault="002F74D0" w:rsidP="004B1483">
      <w:pPr>
        <w:spacing w:line="240" w:lineRule="auto"/>
        <w:jc w:val="both"/>
        <w:rPr>
          <w:sz w:val="24"/>
          <w:szCs w:val="24"/>
          <w:lang w:val="en-US"/>
        </w:rPr>
      </w:pPr>
      <w:r>
        <w:rPr>
          <w:sz w:val="24"/>
          <w:szCs w:val="24"/>
          <w:lang w:val="en-US"/>
        </w:rPr>
        <w:t>Just prior to recordings the camera was manually</w:t>
      </w:r>
      <w:r w:rsidR="009E123C">
        <w:rPr>
          <w:sz w:val="24"/>
          <w:szCs w:val="24"/>
          <w:lang w:val="en-US"/>
        </w:rPr>
        <w:t xml:space="preserve"> positioned to </w:t>
      </w:r>
      <w:r w:rsidR="008D374B">
        <w:rPr>
          <w:sz w:val="24"/>
          <w:szCs w:val="24"/>
          <w:lang w:val="en-US"/>
        </w:rPr>
        <w:t>ensure that its</w:t>
      </w:r>
      <w:r w:rsidR="009E123C">
        <w:rPr>
          <w:sz w:val="24"/>
          <w:szCs w:val="24"/>
          <w:lang w:val="en-US"/>
        </w:rPr>
        <w:t xml:space="preserve"> focal plane </w:t>
      </w:r>
      <w:r w:rsidR="008D374B">
        <w:rPr>
          <w:sz w:val="24"/>
          <w:szCs w:val="24"/>
          <w:lang w:val="en-US"/>
        </w:rPr>
        <w:t xml:space="preserve">was </w:t>
      </w:r>
      <w:r w:rsidR="009E123C">
        <w:rPr>
          <w:sz w:val="24"/>
          <w:szCs w:val="24"/>
          <w:lang w:val="en-US"/>
        </w:rPr>
        <w:t>in</w:t>
      </w:r>
      <w:r>
        <w:rPr>
          <w:sz w:val="24"/>
          <w:szCs w:val="24"/>
          <w:lang w:val="en-US"/>
        </w:rPr>
        <w:t xml:space="preserve"> parallel </w:t>
      </w:r>
      <w:r w:rsidR="009E123C">
        <w:rPr>
          <w:sz w:val="24"/>
          <w:szCs w:val="24"/>
          <w:lang w:val="en-US"/>
        </w:rPr>
        <w:t xml:space="preserve">to the imaging plane as </w:t>
      </w:r>
      <w:r w:rsidR="008D374B">
        <w:rPr>
          <w:sz w:val="24"/>
          <w:szCs w:val="24"/>
          <w:lang w:val="en-US"/>
        </w:rPr>
        <w:t xml:space="preserve">defined </w:t>
      </w:r>
      <w:r w:rsidR="009E123C">
        <w:rPr>
          <w:sz w:val="24"/>
          <w:szCs w:val="24"/>
          <w:lang w:val="en-US"/>
        </w:rPr>
        <w:t xml:space="preserve">by the four markers. </w:t>
      </w:r>
      <w:r w:rsidR="005079E6">
        <w:rPr>
          <w:sz w:val="24"/>
          <w:szCs w:val="24"/>
          <w:lang w:val="en-US"/>
        </w:rPr>
        <w:t>The distance between camera and imaging plane was about 30 cm (</w:t>
      </w:r>
      <w:r w:rsidR="005079E6" w:rsidRPr="004B1483">
        <w:rPr>
          <w:b/>
          <w:bCs/>
          <w:sz w:val="24"/>
          <w:szCs w:val="24"/>
          <w:lang w:val="en-US"/>
        </w:rPr>
        <w:t>Fig. 1A</w:t>
      </w:r>
      <w:r w:rsidR="005079E6">
        <w:rPr>
          <w:sz w:val="24"/>
          <w:szCs w:val="24"/>
          <w:lang w:val="en-US"/>
        </w:rPr>
        <w:t xml:space="preserve">). For calibration, a sterile steel or paper </w:t>
      </w:r>
      <w:r>
        <w:rPr>
          <w:sz w:val="24"/>
          <w:szCs w:val="24"/>
          <w:lang w:val="en-US"/>
        </w:rPr>
        <w:t xml:space="preserve">ruler was placed in the imaging plane </w:t>
      </w:r>
      <w:r w:rsidR="005079E6">
        <w:rPr>
          <w:sz w:val="24"/>
          <w:szCs w:val="24"/>
          <w:lang w:val="en-US"/>
        </w:rPr>
        <w:t>as well</w:t>
      </w:r>
      <w:r>
        <w:rPr>
          <w:sz w:val="24"/>
          <w:szCs w:val="24"/>
          <w:lang w:val="en-US"/>
        </w:rPr>
        <w:t xml:space="preserve">.  </w:t>
      </w:r>
    </w:p>
    <w:p w14:paraId="2041017F" w14:textId="11E154B5" w:rsidR="00BF2090" w:rsidRPr="00BF2090" w:rsidRDefault="00BF2090" w:rsidP="001A55C6">
      <w:pPr>
        <w:spacing w:line="240" w:lineRule="auto"/>
        <w:jc w:val="both"/>
        <w:rPr>
          <w:i/>
          <w:sz w:val="24"/>
          <w:szCs w:val="24"/>
          <w:lang w:val="en-US"/>
        </w:rPr>
      </w:pPr>
      <w:r w:rsidRPr="00BF2090">
        <w:rPr>
          <w:i/>
          <w:sz w:val="24"/>
          <w:szCs w:val="24"/>
          <w:lang w:val="en-US"/>
        </w:rPr>
        <w:t xml:space="preserve">Blood pressure </w:t>
      </w:r>
      <w:r w:rsidR="005079E6">
        <w:rPr>
          <w:i/>
          <w:sz w:val="24"/>
          <w:szCs w:val="24"/>
          <w:lang w:val="en-US"/>
        </w:rPr>
        <w:t xml:space="preserve">conditions and </w:t>
      </w:r>
      <w:r w:rsidR="0055728B">
        <w:rPr>
          <w:i/>
          <w:sz w:val="24"/>
          <w:szCs w:val="24"/>
          <w:lang w:val="en-US"/>
        </w:rPr>
        <w:t>recording protocol</w:t>
      </w:r>
      <w:r w:rsidR="005079E6" w:rsidRPr="00BF2090">
        <w:rPr>
          <w:i/>
          <w:sz w:val="24"/>
          <w:szCs w:val="24"/>
          <w:lang w:val="en-US"/>
        </w:rPr>
        <w:t xml:space="preserve"> </w:t>
      </w:r>
    </w:p>
    <w:p w14:paraId="14930778" w14:textId="6FA101BB" w:rsidR="00666238" w:rsidRDefault="00626BDB" w:rsidP="001A55C6">
      <w:pPr>
        <w:spacing w:line="240" w:lineRule="auto"/>
        <w:jc w:val="both"/>
        <w:rPr>
          <w:sz w:val="24"/>
          <w:szCs w:val="24"/>
          <w:lang w:val="en-US"/>
        </w:rPr>
      </w:pPr>
      <w:r>
        <w:rPr>
          <w:sz w:val="24"/>
          <w:szCs w:val="24"/>
          <w:lang w:val="en-US"/>
        </w:rPr>
        <w:lastRenderedPageBreak/>
        <w:t>Videos were made during both</w:t>
      </w:r>
      <w:r w:rsidR="00B46023">
        <w:rPr>
          <w:sz w:val="24"/>
          <w:szCs w:val="24"/>
          <w:lang w:val="en-US"/>
        </w:rPr>
        <w:t xml:space="preserve"> ‘low’ and ‘high' pressure conditions </w:t>
      </w:r>
      <w:r>
        <w:rPr>
          <w:sz w:val="24"/>
          <w:szCs w:val="24"/>
          <w:lang w:val="en-US"/>
        </w:rPr>
        <w:t xml:space="preserve">that were induced </w:t>
      </w:r>
      <w:r w:rsidR="00B46023">
        <w:rPr>
          <w:sz w:val="24"/>
          <w:szCs w:val="24"/>
          <w:lang w:val="en-US"/>
        </w:rPr>
        <w:t>by table tilting (</w:t>
      </w:r>
      <w:r w:rsidR="00B46023" w:rsidRPr="004B1483">
        <w:rPr>
          <w:b/>
          <w:bCs/>
          <w:sz w:val="24"/>
          <w:szCs w:val="24"/>
          <w:lang w:val="en-US"/>
        </w:rPr>
        <w:t>Fig. 1A</w:t>
      </w:r>
      <w:r w:rsidR="00B46023">
        <w:rPr>
          <w:sz w:val="24"/>
          <w:szCs w:val="24"/>
          <w:lang w:val="en-US"/>
        </w:rPr>
        <w:t>)</w:t>
      </w:r>
      <w:r>
        <w:rPr>
          <w:sz w:val="24"/>
          <w:szCs w:val="24"/>
          <w:lang w:val="en-US"/>
        </w:rPr>
        <w:t>. Measuring at two pressure conditions served</w:t>
      </w:r>
      <w:r w:rsidR="00666238">
        <w:rPr>
          <w:sz w:val="24"/>
          <w:szCs w:val="24"/>
          <w:lang w:val="en-US"/>
        </w:rPr>
        <w:t xml:space="preserve"> </w:t>
      </w:r>
      <w:r w:rsidR="00B46023">
        <w:rPr>
          <w:sz w:val="24"/>
          <w:szCs w:val="24"/>
          <w:lang w:val="en-US"/>
        </w:rPr>
        <w:t xml:space="preserve">two purposes: (1) </w:t>
      </w:r>
      <w:commentRangeStart w:id="24"/>
      <w:commentRangeStart w:id="25"/>
      <w:r w:rsidR="00666238">
        <w:rPr>
          <w:sz w:val="24"/>
          <w:szCs w:val="24"/>
          <w:lang w:val="en-US"/>
        </w:rPr>
        <w:t>a practical evaluation of the precision and sensitivity of our method</w:t>
      </w:r>
      <w:commentRangeEnd w:id="24"/>
      <w:r>
        <w:rPr>
          <w:rStyle w:val="CommentReference"/>
        </w:rPr>
        <w:commentReference w:id="24"/>
      </w:r>
      <w:commentRangeEnd w:id="25"/>
      <w:r w:rsidR="005704AD">
        <w:rPr>
          <w:rStyle w:val="CommentReference"/>
        </w:rPr>
        <w:commentReference w:id="25"/>
      </w:r>
      <w:r w:rsidR="00666238">
        <w:rPr>
          <w:sz w:val="24"/>
          <w:szCs w:val="24"/>
          <w:lang w:val="en-US"/>
        </w:rPr>
        <w:t xml:space="preserve">, and (2) the changes in measured strains as caused by the change in distending pressure could provide information on the non-linear </w:t>
      </w:r>
      <w:r>
        <w:rPr>
          <w:sz w:val="24"/>
          <w:szCs w:val="24"/>
          <w:lang w:val="en-US"/>
        </w:rPr>
        <w:t xml:space="preserve">material </w:t>
      </w:r>
      <w:r w:rsidR="00666238">
        <w:rPr>
          <w:sz w:val="24"/>
          <w:szCs w:val="24"/>
          <w:lang w:val="en-US"/>
        </w:rPr>
        <w:t xml:space="preserve">behavior of the aorta. </w:t>
      </w:r>
      <w:r w:rsidR="006522D9">
        <w:rPr>
          <w:sz w:val="24"/>
          <w:szCs w:val="24"/>
          <w:lang w:val="en-US"/>
        </w:rPr>
        <w:t xml:space="preserve">Systolic and diastolic blood pressure </w:t>
      </w:r>
      <w:r w:rsidR="0055728B">
        <w:rPr>
          <w:sz w:val="24"/>
          <w:szCs w:val="24"/>
          <w:lang w:val="en-US"/>
        </w:rPr>
        <w:t xml:space="preserve">(BP) </w:t>
      </w:r>
      <w:r w:rsidR="00DC450D">
        <w:rPr>
          <w:sz w:val="24"/>
          <w:szCs w:val="24"/>
          <w:lang w:val="en-US"/>
        </w:rPr>
        <w:t>measurements were done via a pressure catheter (</w:t>
      </w:r>
      <w:r w:rsidR="00927F29">
        <w:rPr>
          <w:sz w:val="24"/>
          <w:szCs w:val="24"/>
          <w:lang w:val="en-US"/>
        </w:rPr>
        <w:t xml:space="preserve">Edward Lifesciences, </w:t>
      </w:r>
      <w:r w:rsidR="00927F29" w:rsidRPr="00A715D2">
        <w:rPr>
          <w:iCs/>
          <w:sz w:val="24"/>
          <w:szCs w:val="24"/>
          <w:lang w:val="en-US"/>
        </w:rPr>
        <w:t>Irvine, California, United States</w:t>
      </w:r>
      <w:r w:rsidR="00DC450D">
        <w:rPr>
          <w:sz w:val="24"/>
          <w:szCs w:val="24"/>
          <w:lang w:val="en-US"/>
        </w:rPr>
        <w:t xml:space="preserve">) placed in the (left) radial artery. Subsequently, </w:t>
      </w:r>
      <w:r w:rsidR="005079E6">
        <w:rPr>
          <w:sz w:val="24"/>
          <w:szCs w:val="24"/>
          <w:lang w:val="en-US"/>
        </w:rPr>
        <w:t>readings</w:t>
      </w:r>
      <w:r>
        <w:rPr>
          <w:sz w:val="24"/>
          <w:szCs w:val="24"/>
          <w:lang w:val="en-US"/>
        </w:rPr>
        <w:t xml:space="preserve"> were taken</w:t>
      </w:r>
      <w:r w:rsidR="005079E6">
        <w:rPr>
          <w:sz w:val="24"/>
          <w:szCs w:val="24"/>
          <w:lang w:val="en-US"/>
        </w:rPr>
        <w:t xml:space="preserve"> </w:t>
      </w:r>
      <w:r w:rsidR="00666238">
        <w:rPr>
          <w:sz w:val="24"/>
          <w:szCs w:val="24"/>
          <w:lang w:val="en-US"/>
        </w:rPr>
        <w:t xml:space="preserve">from the clinical routine hemodynamics monitor </w:t>
      </w:r>
      <w:r w:rsidR="00507ECA">
        <w:rPr>
          <w:sz w:val="24"/>
          <w:szCs w:val="24"/>
          <w:lang w:val="en-US"/>
        </w:rPr>
        <w:t>(</w:t>
      </w:r>
      <w:r>
        <w:rPr>
          <w:sz w:val="24"/>
          <w:szCs w:val="24"/>
          <w:lang w:val="en-US"/>
        </w:rPr>
        <w:t xml:space="preserve">stored </w:t>
      </w:r>
      <w:r w:rsidR="00507ECA">
        <w:rPr>
          <w:sz w:val="24"/>
          <w:szCs w:val="24"/>
          <w:lang w:val="en-US"/>
        </w:rPr>
        <w:t>in a case report form)</w:t>
      </w:r>
      <w:r w:rsidR="005079E6">
        <w:rPr>
          <w:sz w:val="24"/>
          <w:szCs w:val="24"/>
          <w:lang w:val="en-US"/>
        </w:rPr>
        <w:t xml:space="preserve"> just prior to and </w:t>
      </w:r>
      <w:r>
        <w:rPr>
          <w:sz w:val="24"/>
          <w:szCs w:val="24"/>
          <w:lang w:val="en-US"/>
        </w:rPr>
        <w:t xml:space="preserve">directly </w:t>
      </w:r>
      <w:r w:rsidR="005079E6">
        <w:rPr>
          <w:sz w:val="24"/>
          <w:szCs w:val="24"/>
          <w:lang w:val="en-US"/>
        </w:rPr>
        <w:t>after video recordings</w:t>
      </w:r>
      <w:r w:rsidR="00666238">
        <w:rPr>
          <w:sz w:val="24"/>
          <w:szCs w:val="24"/>
          <w:lang w:val="en-US"/>
        </w:rPr>
        <w:t xml:space="preserve">. </w:t>
      </w:r>
    </w:p>
    <w:p w14:paraId="4DD7219B" w14:textId="6C9EA12F" w:rsidR="002068D1" w:rsidRDefault="00DC450D" w:rsidP="001A55C6">
      <w:pPr>
        <w:spacing w:line="240" w:lineRule="auto"/>
        <w:jc w:val="both"/>
        <w:rPr>
          <w:sz w:val="24"/>
          <w:szCs w:val="24"/>
          <w:lang w:val="en-US"/>
        </w:rPr>
      </w:pPr>
      <w:r>
        <w:rPr>
          <w:sz w:val="24"/>
          <w:szCs w:val="24"/>
          <w:lang w:val="en-US"/>
        </w:rPr>
        <w:t>The</w:t>
      </w:r>
      <w:r w:rsidR="0055728B">
        <w:rPr>
          <w:sz w:val="24"/>
          <w:szCs w:val="24"/>
          <w:lang w:val="en-US"/>
        </w:rPr>
        <w:t xml:space="preserve"> first video recording was obtained with </w:t>
      </w:r>
      <w:r w:rsidR="00BF2090">
        <w:rPr>
          <w:sz w:val="24"/>
          <w:szCs w:val="24"/>
          <w:lang w:val="en-US"/>
        </w:rPr>
        <w:t xml:space="preserve">the patient </w:t>
      </w:r>
      <w:r>
        <w:rPr>
          <w:sz w:val="24"/>
          <w:szCs w:val="24"/>
          <w:lang w:val="en-US"/>
        </w:rPr>
        <w:t>in either supine</w:t>
      </w:r>
      <w:r w:rsidR="0055728B">
        <w:rPr>
          <w:sz w:val="24"/>
          <w:szCs w:val="24"/>
          <w:lang w:val="en-US"/>
        </w:rPr>
        <w:t xml:space="preserve">, </w:t>
      </w:r>
      <w:r w:rsidR="00DE37B0">
        <w:rPr>
          <w:sz w:val="24"/>
          <w:szCs w:val="24"/>
          <w:lang w:val="en-US"/>
        </w:rPr>
        <w:t>anti-T</w:t>
      </w:r>
      <w:r w:rsidR="00BF2090">
        <w:rPr>
          <w:sz w:val="24"/>
          <w:szCs w:val="24"/>
          <w:lang w:val="en-US"/>
        </w:rPr>
        <w:t>rendele</w:t>
      </w:r>
      <w:r w:rsidR="00DE44E1">
        <w:rPr>
          <w:sz w:val="24"/>
          <w:szCs w:val="24"/>
          <w:lang w:val="en-US"/>
        </w:rPr>
        <w:t>nburg</w:t>
      </w:r>
      <w:r w:rsidR="0055728B">
        <w:rPr>
          <w:sz w:val="24"/>
          <w:szCs w:val="24"/>
          <w:lang w:val="en-US"/>
        </w:rPr>
        <w:t>,</w:t>
      </w:r>
      <w:r w:rsidR="00DE44E1">
        <w:rPr>
          <w:sz w:val="24"/>
          <w:szCs w:val="24"/>
          <w:lang w:val="en-US"/>
        </w:rPr>
        <w:t xml:space="preserve"> or</w:t>
      </w:r>
      <w:r w:rsidR="00BF2090">
        <w:rPr>
          <w:sz w:val="24"/>
          <w:szCs w:val="24"/>
          <w:lang w:val="en-US"/>
        </w:rPr>
        <w:t xml:space="preserve"> </w:t>
      </w:r>
      <w:r w:rsidR="00DE37B0">
        <w:rPr>
          <w:sz w:val="24"/>
          <w:szCs w:val="24"/>
          <w:lang w:val="en-US"/>
        </w:rPr>
        <w:t>Trendelenburg</w:t>
      </w:r>
      <w:r w:rsidR="00BF2090">
        <w:rPr>
          <w:sz w:val="24"/>
          <w:szCs w:val="24"/>
          <w:lang w:val="en-US"/>
        </w:rPr>
        <w:t xml:space="preserve"> </w:t>
      </w:r>
      <w:r w:rsidR="00B13DD9">
        <w:rPr>
          <w:sz w:val="24"/>
          <w:szCs w:val="24"/>
          <w:lang w:val="en-US"/>
        </w:rPr>
        <w:t>position</w:t>
      </w:r>
      <w:r w:rsidR="0055728B">
        <w:rPr>
          <w:sz w:val="24"/>
          <w:szCs w:val="24"/>
          <w:lang w:val="en-US"/>
        </w:rPr>
        <w:t>. The second video recording was then obtained</w:t>
      </w:r>
      <w:r>
        <w:rPr>
          <w:sz w:val="24"/>
          <w:szCs w:val="24"/>
          <w:lang w:val="en-US"/>
        </w:rPr>
        <w:t xml:space="preserve"> at a different pressure level</w:t>
      </w:r>
      <w:r w:rsidR="0055728B">
        <w:rPr>
          <w:sz w:val="24"/>
          <w:szCs w:val="24"/>
          <w:lang w:val="en-US"/>
        </w:rPr>
        <w:t xml:space="preserve"> </w:t>
      </w:r>
      <w:r>
        <w:rPr>
          <w:sz w:val="24"/>
          <w:szCs w:val="24"/>
          <w:lang w:val="en-US"/>
        </w:rPr>
        <w:t>after tilting the table. The initial table position determined whether the second measurement was made with</w:t>
      </w:r>
      <w:r w:rsidR="0055728B">
        <w:rPr>
          <w:sz w:val="24"/>
          <w:szCs w:val="24"/>
          <w:lang w:val="en-US"/>
        </w:rPr>
        <w:t xml:space="preserve"> </w:t>
      </w:r>
      <w:r>
        <w:rPr>
          <w:sz w:val="24"/>
          <w:szCs w:val="24"/>
          <w:lang w:val="en-US"/>
        </w:rPr>
        <w:t xml:space="preserve">an </w:t>
      </w:r>
      <w:r w:rsidR="0055728B">
        <w:rPr>
          <w:sz w:val="24"/>
          <w:szCs w:val="24"/>
          <w:lang w:val="en-US"/>
        </w:rPr>
        <w:t xml:space="preserve">increased or </w:t>
      </w:r>
      <w:r>
        <w:rPr>
          <w:sz w:val="24"/>
          <w:szCs w:val="24"/>
          <w:lang w:val="en-US"/>
        </w:rPr>
        <w:t xml:space="preserve">decreased </w:t>
      </w:r>
      <w:r w:rsidR="0055728B">
        <w:rPr>
          <w:sz w:val="24"/>
          <w:szCs w:val="24"/>
          <w:lang w:val="en-US"/>
        </w:rPr>
        <w:t>BP</w:t>
      </w:r>
      <w:r>
        <w:rPr>
          <w:sz w:val="24"/>
          <w:szCs w:val="24"/>
          <w:lang w:val="en-US"/>
        </w:rPr>
        <w:t xml:space="preserve"> condition</w:t>
      </w:r>
      <w:r w:rsidR="0055728B">
        <w:rPr>
          <w:sz w:val="24"/>
          <w:szCs w:val="24"/>
          <w:lang w:val="en-US"/>
        </w:rPr>
        <w:t xml:space="preserve">, </w:t>
      </w:r>
      <w:r>
        <w:rPr>
          <w:sz w:val="24"/>
          <w:szCs w:val="24"/>
          <w:lang w:val="en-US"/>
        </w:rPr>
        <w:t xml:space="preserve">hereby </w:t>
      </w:r>
      <w:proofErr w:type="spellStart"/>
      <w:r w:rsidR="0055728B">
        <w:rPr>
          <w:sz w:val="24"/>
          <w:szCs w:val="24"/>
          <w:lang w:val="en-US"/>
        </w:rPr>
        <w:t>utilising</w:t>
      </w:r>
      <w:proofErr w:type="spellEnd"/>
      <w:r w:rsidR="0055728B">
        <w:rPr>
          <w:sz w:val="24"/>
          <w:szCs w:val="24"/>
          <w:lang w:val="en-US"/>
        </w:rPr>
        <w:t xml:space="preserve"> </w:t>
      </w:r>
      <w:r>
        <w:rPr>
          <w:sz w:val="24"/>
          <w:szCs w:val="24"/>
          <w:lang w:val="en-US"/>
        </w:rPr>
        <w:t xml:space="preserve">the </w:t>
      </w:r>
      <w:r w:rsidR="0055728B">
        <w:rPr>
          <w:sz w:val="24"/>
          <w:szCs w:val="24"/>
          <w:lang w:val="en-US"/>
        </w:rPr>
        <w:t xml:space="preserve">expected BP differences between positioning: </w:t>
      </w:r>
      <w:r w:rsidR="00B13DD9">
        <w:rPr>
          <w:sz w:val="24"/>
          <w:szCs w:val="24"/>
          <w:lang w:val="en-US"/>
        </w:rPr>
        <w:t xml:space="preserve">Trendelenburg BP &gt; </w:t>
      </w:r>
      <w:r w:rsidR="0055728B">
        <w:rPr>
          <w:sz w:val="24"/>
          <w:szCs w:val="24"/>
          <w:lang w:val="en-US"/>
        </w:rPr>
        <w:t xml:space="preserve">supine </w:t>
      </w:r>
      <w:r w:rsidR="00B13DD9">
        <w:rPr>
          <w:sz w:val="24"/>
          <w:szCs w:val="24"/>
          <w:lang w:val="en-US"/>
        </w:rPr>
        <w:t>BP &gt; anti-Trendelenburg BP</w:t>
      </w:r>
      <w:r w:rsidR="00BF2090">
        <w:rPr>
          <w:sz w:val="24"/>
          <w:szCs w:val="24"/>
          <w:lang w:val="en-US"/>
        </w:rPr>
        <w:t>.</w:t>
      </w:r>
      <w:r w:rsidR="0055728B">
        <w:rPr>
          <w:sz w:val="24"/>
          <w:szCs w:val="24"/>
          <w:lang w:val="en-US"/>
        </w:rPr>
        <w:t xml:space="preserve"> The sequence (low-then-high, or high-then-low) was determined by the surgeon. </w:t>
      </w:r>
      <w:r w:rsidR="00507ECA">
        <w:rPr>
          <w:sz w:val="24"/>
          <w:szCs w:val="24"/>
          <w:lang w:val="en-US"/>
        </w:rPr>
        <w:t xml:space="preserve"> </w:t>
      </w:r>
    </w:p>
    <w:p w14:paraId="58577E50" w14:textId="40262B9C" w:rsidR="002068D1" w:rsidRDefault="002068D1" w:rsidP="001A55C6">
      <w:pPr>
        <w:spacing w:line="240" w:lineRule="auto"/>
        <w:jc w:val="both"/>
        <w:rPr>
          <w:sz w:val="24"/>
          <w:szCs w:val="24"/>
          <w:lang w:val="en-US"/>
        </w:rPr>
      </w:pPr>
      <w:r>
        <w:rPr>
          <w:sz w:val="24"/>
          <w:szCs w:val="24"/>
          <w:lang w:val="en-US"/>
        </w:rPr>
        <w:t>Video recording duration was</w:t>
      </w:r>
      <w:r w:rsidR="0034600C">
        <w:rPr>
          <w:sz w:val="24"/>
          <w:szCs w:val="24"/>
          <w:lang w:val="en-US"/>
        </w:rPr>
        <w:t xml:space="preserve"> 12 seconds</w:t>
      </w:r>
      <w:r w:rsidR="0055728B">
        <w:rPr>
          <w:sz w:val="24"/>
          <w:szCs w:val="24"/>
          <w:lang w:val="en-US"/>
        </w:rPr>
        <w:t xml:space="preserve"> to </w:t>
      </w:r>
      <w:r w:rsidR="0034600C">
        <w:rPr>
          <w:sz w:val="24"/>
          <w:szCs w:val="24"/>
          <w:lang w:val="en-US"/>
        </w:rPr>
        <w:t>capture</w:t>
      </w:r>
      <w:r>
        <w:rPr>
          <w:sz w:val="24"/>
          <w:szCs w:val="24"/>
          <w:lang w:val="en-US"/>
        </w:rPr>
        <w:t xml:space="preserve"> at least</w:t>
      </w:r>
      <w:r w:rsidR="0034600C">
        <w:rPr>
          <w:sz w:val="24"/>
          <w:szCs w:val="24"/>
          <w:lang w:val="en-US"/>
        </w:rPr>
        <w:t xml:space="preserve"> two ventilation cycles</w:t>
      </w:r>
      <w:r>
        <w:rPr>
          <w:sz w:val="24"/>
          <w:szCs w:val="24"/>
          <w:lang w:val="en-US"/>
        </w:rPr>
        <w:t>. Two ventilation cycles were taken to assess</w:t>
      </w:r>
      <w:r w:rsidR="00E176BC">
        <w:rPr>
          <w:sz w:val="24"/>
          <w:szCs w:val="24"/>
          <w:lang w:val="en-US"/>
        </w:rPr>
        <w:t xml:space="preserve"> </w:t>
      </w:r>
      <w:r>
        <w:rPr>
          <w:sz w:val="24"/>
          <w:szCs w:val="24"/>
          <w:lang w:val="en-US"/>
        </w:rPr>
        <w:t>the</w:t>
      </w:r>
      <w:r w:rsidR="00507ECA">
        <w:rPr>
          <w:sz w:val="24"/>
          <w:szCs w:val="24"/>
          <w:lang w:val="en-US"/>
        </w:rPr>
        <w:t xml:space="preserve"> reproducibility</w:t>
      </w:r>
      <w:r>
        <w:rPr>
          <w:sz w:val="24"/>
          <w:szCs w:val="24"/>
          <w:lang w:val="en-US"/>
        </w:rPr>
        <w:t xml:space="preserve"> of the method</w:t>
      </w:r>
      <w:r w:rsidR="00507ECA">
        <w:rPr>
          <w:sz w:val="24"/>
          <w:szCs w:val="24"/>
          <w:lang w:val="en-US"/>
        </w:rPr>
        <w:t xml:space="preserve">. </w:t>
      </w:r>
      <w:r>
        <w:rPr>
          <w:sz w:val="24"/>
          <w:szCs w:val="24"/>
          <w:lang w:val="en-US"/>
        </w:rPr>
        <w:t>The video recordings and pressure readings did not span</w:t>
      </w:r>
      <w:r w:rsidR="00507ECA">
        <w:rPr>
          <w:sz w:val="24"/>
          <w:szCs w:val="24"/>
          <w:lang w:val="en-US"/>
        </w:rPr>
        <w:t xml:space="preserve"> more than 2 minutes, </w:t>
      </w:r>
      <w:r>
        <w:rPr>
          <w:sz w:val="24"/>
          <w:szCs w:val="24"/>
          <w:lang w:val="en-US"/>
        </w:rPr>
        <w:t xml:space="preserve">after which </w:t>
      </w:r>
      <w:r w:rsidR="00507ECA">
        <w:rPr>
          <w:sz w:val="24"/>
          <w:szCs w:val="24"/>
          <w:lang w:val="en-US"/>
        </w:rPr>
        <w:t xml:space="preserve">the surgical procedure continued. </w:t>
      </w:r>
    </w:p>
    <w:p w14:paraId="78E329EB" w14:textId="6162DC6D" w:rsidR="008A1825" w:rsidRDefault="00507ECA" w:rsidP="001A55C6">
      <w:pPr>
        <w:spacing w:line="240" w:lineRule="auto"/>
        <w:jc w:val="both"/>
        <w:rPr>
          <w:sz w:val="24"/>
          <w:szCs w:val="24"/>
          <w:lang w:val="en-US"/>
        </w:rPr>
      </w:pPr>
      <w:r>
        <w:rPr>
          <w:sz w:val="24"/>
          <w:szCs w:val="24"/>
          <w:lang w:val="en-US"/>
        </w:rPr>
        <w:t xml:space="preserve">In the aneurysm repair cases, the resected tissue </w:t>
      </w:r>
      <w:proofErr w:type="gramStart"/>
      <w:r>
        <w:rPr>
          <w:sz w:val="24"/>
          <w:szCs w:val="24"/>
          <w:lang w:val="en-US"/>
        </w:rPr>
        <w:t>was further sectioned and stored in vials for genetic</w:t>
      </w:r>
      <w:proofErr w:type="gramEnd"/>
      <w:r>
        <w:rPr>
          <w:sz w:val="24"/>
          <w:szCs w:val="24"/>
          <w:lang w:val="en-US"/>
        </w:rPr>
        <w:t xml:space="preserve"> and tissue </w:t>
      </w:r>
      <w:r w:rsidR="002068D1">
        <w:rPr>
          <w:sz w:val="24"/>
          <w:szCs w:val="24"/>
          <w:lang w:val="en-US"/>
        </w:rPr>
        <w:t>characterization</w:t>
      </w:r>
      <w:r>
        <w:rPr>
          <w:sz w:val="24"/>
          <w:szCs w:val="24"/>
          <w:lang w:val="en-US"/>
        </w:rPr>
        <w:t>, but these data are not included in the analysis, i.e. beyond the scope of the</w:t>
      </w:r>
      <w:r w:rsidRPr="00507ECA">
        <w:rPr>
          <w:sz w:val="24"/>
          <w:szCs w:val="24"/>
          <w:lang w:val="en-US"/>
        </w:rPr>
        <w:t xml:space="preserve"> </w:t>
      </w:r>
      <w:r>
        <w:rPr>
          <w:sz w:val="24"/>
          <w:szCs w:val="24"/>
          <w:lang w:val="en-US"/>
        </w:rPr>
        <w:t>present paper.</w:t>
      </w:r>
    </w:p>
    <w:p w14:paraId="0682CADD" w14:textId="40C4593D" w:rsidR="00507ECA" w:rsidRDefault="002068D1" w:rsidP="001A55C6">
      <w:pPr>
        <w:spacing w:line="240" w:lineRule="auto"/>
        <w:jc w:val="both"/>
        <w:rPr>
          <w:sz w:val="24"/>
          <w:szCs w:val="24"/>
          <w:lang w:val="en-US"/>
        </w:rPr>
      </w:pPr>
      <w:r>
        <w:rPr>
          <w:sz w:val="24"/>
          <w:szCs w:val="24"/>
          <w:lang w:val="en-US"/>
        </w:rPr>
        <w:t>After the procedure</w:t>
      </w:r>
      <w:r w:rsidR="0014705F">
        <w:rPr>
          <w:sz w:val="24"/>
          <w:szCs w:val="24"/>
          <w:lang w:val="en-US"/>
        </w:rPr>
        <w:t>,</w:t>
      </w:r>
      <w:r>
        <w:rPr>
          <w:sz w:val="24"/>
          <w:szCs w:val="24"/>
          <w:lang w:val="en-US"/>
        </w:rPr>
        <w:t xml:space="preserve"> all v</w:t>
      </w:r>
      <w:r w:rsidR="00507ECA">
        <w:rPr>
          <w:sz w:val="24"/>
          <w:szCs w:val="24"/>
          <w:lang w:val="en-US"/>
        </w:rPr>
        <w:t xml:space="preserve">ideo </w:t>
      </w:r>
      <w:r w:rsidR="00507ECA" w:rsidRPr="0014705F">
        <w:rPr>
          <w:sz w:val="24"/>
          <w:szCs w:val="24"/>
          <w:lang w:val="en-US"/>
        </w:rPr>
        <w:t>files (</w:t>
      </w:r>
      <w:r w:rsidR="00CE225E" w:rsidRPr="0014705F">
        <w:rPr>
          <w:sz w:val="24"/>
          <w:szCs w:val="24"/>
          <w:lang w:val="en-US"/>
        </w:rPr>
        <w:t>.mp4 format</w:t>
      </w:r>
      <w:r w:rsidR="00507ECA" w:rsidRPr="0014705F">
        <w:rPr>
          <w:sz w:val="24"/>
          <w:szCs w:val="24"/>
          <w:lang w:val="en-US"/>
        </w:rPr>
        <w:t>)</w:t>
      </w:r>
      <w:r w:rsidR="00723009" w:rsidRPr="0014705F">
        <w:rPr>
          <w:sz w:val="24"/>
          <w:szCs w:val="24"/>
          <w:lang w:val="en-US"/>
        </w:rPr>
        <w:t xml:space="preserve"> and</w:t>
      </w:r>
      <w:r w:rsidR="00723009">
        <w:rPr>
          <w:sz w:val="24"/>
          <w:szCs w:val="24"/>
          <w:lang w:val="en-US"/>
        </w:rPr>
        <w:t xml:space="preserve"> blood pressure case report forms, </w:t>
      </w:r>
      <w:r w:rsidR="00507ECA">
        <w:rPr>
          <w:sz w:val="24"/>
          <w:szCs w:val="24"/>
          <w:lang w:val="en-US"/>
        </w:rPr>
        <w:t xml:space="preserve">were stored on a secure </w:t>
      </w:r>
      <w:r w:rsidR="003A390F">
        <w:rPr>
          <w:sz w:val="24"/>
          <w:szCs w:val="24"/>
          <w:lang w:val="en-US"/>
        </w:rPr>
        <w:t xml:space="preserve">local </w:t>
      </w:r>
      <w:r w:rsidR="00507ECA">
        <w:rPr>
          <w:sz w:val="24"/>
          <w:szCs w:val="24"/>
          <w:lang w:val="en-US"/>
        </w:rPr>
        <w:t xml:space="preserve">backup </w:t>
      </w:r>
      <w:commentRangeStart w:id="26"/>
      <w:commentRangeStart w:id="27"/>
      <w:r w:rsidR="00507ECA">
        <w:rPr>
          <w:sz w:val="24"/>
          <w:szCs w:val="24"/>
          <w:lang w:val="en-US"/>
        </w:rPr>
        <w:t>server</w:t>
      </w:r>
      <w:commentRangeEnd w:id="26"/>
      <w:r w:rsidR="00507ECA">
        <w:rPr>
          <w:rStyle w:val="CommentReference"/>
        </w:rPr>
        <w:commentReference w:id="26"/>
      </w:r>
      <w:commentRangeEnd w:id="27"/>
      <w:r w:rsidR="00541DA6">
        <w:rPr>
          <w:rStyle w:val="CommentReference"/>
        </w:rPr>
        <w:commentReference w:id="27"/>
      </w:r>
      <w:r w:rsidR="00507ECA">
        <w:rPr>
          <w:sz w:val="24"/>
          <w:szCs w:val="24"/>
          <w:lang w:val="en-US"/>
        </w:rPr>
        <w:t xml:space="preserve"> for f</w:t>
      </w:r>
      <w:r w:rsidR="003A390F">
        <w:rPr>
          <w:sz w:val="24"/>
          <w:szCs w:val="24"/>
          <w:lang w:val="en-US"/>
        </w:rPr>
        <w:t xml:space="preserve">urther </w:t>
      </w:r>
      <w:commentRangeStart w:id="28"/>
      <w:r w:rsidR="003A390F">
        <w:rPr>
          <w:sz w:val="24"/>
          <w:szCs w:val="24"/>
          <w:lang w:val="en-US"/>
        </w:rPr>
        <w:t>processing</w:t>
      </w:r>
      <w:commentRangeEnd w:id="28"/>
      <w:r>
        <w:rPr>
          <w:rStyle w:val="CommentReference"/>
        </w:rPr>
        <w:commentReference w:id="28"/>
      </w:r>
      <w:r w:rsidR="003A390F">
        <w:rPr>
          <w:sz w:val="24"/>
          <w:szCs w:val="24"/>
          <w:lang w:val="en-US"/>
        </w:rPr>
        <w:t>.</w:t>
      </w:r>
      <w:r>
        <w:rPr>
          <w:sz w:val="24"/>
          <w:szCs w:val="24"/>
          <w:lang w:val="en-US"/>
        </w:rPr>
        <w:t xml:space="preserve"> </w:t>
      </w:r>
    </w:p>
    <w:p w14:paraId="3DCC12D5" w14:textId="1DA1D0EE" w:rsidR="00B13DD9" w:rsidRPr="004B1483" w:rsidRDefault="00B13DD9" w:rsidP="001A55C6">
      <w:pPr>
        <w:spacing w:line="240" w:lineRule="auto"/>
        <w:jc w:val="both"/>
        <w:rPr>
          <w:sz w:val="24"/>
          <w:szCs w:val="24"/>
          <w:lang w:val="en-US"/>
        </w:rPr>
      </w:pPr>
      <w:r w:rsidRPr="004B1483">
        <w:rPr>
          <w:bCs/>
          <w:i/>
          <w:iCs/>
          <w:sz w:val="24"/>
          <w:szCs w:val="24"/>
          <w:lang w:val="en-US"/>
        </w:rPr>
        <w:t>Video processing</w:t>
      </w:r>
      <w:r w:rsidR="001E4660">
        <w:rPr>
          <w:bCs/>
          <w:i/>
          <w:iCs/>
          <w:sz w:val="24"/>
          <w:szCs w:val="24"/>
          <w:lang w:val="en-US"/>
        </w:rPr>
        <w:t xml:space="preserve"> and strain calculations</w:t>
      </w:r>
    </w:p>
    <w:p w14:paraId="75FF866E" w14:textId="2A99C597" w:rsidR="00AA407A" w:rsidRDefault="0079435F" w:rsidP="00946B71">
      <w:pPr>
        <w:spacing w:line="240" w:lineRule="auto"/>
        <w:jc w:val="both"/>
        <w:rPr>
          <w:rFonts w:cstheme="minorHAnsi"/>
          <w:sz w:val="24"/>
          <w:szCs w:val="24"/>
          <w:lang w:val="en-US"/>
        </w:rPr>
      </w:pPr>
      <w:r>
        <w:rPr>
          <w:sz w:val="24"/>
          <w:szCs w:val="24"/>
          <w:lang w:val="en-US"/>
        </w:rPr>
        <w:t>To determine diameters</w:t>
      </w:r>
      <w:r w:rsidR="00C31281">
        <w:rPr>
          <w:sz w:val="24"/>
          <w:szCs w:val="24"/>
          <w:lang w:val="en-US"/>
        </w:rPr>
        <w:t xml:space="preserve"> and axial lengths</w:t>
      </w:r>
      <w:r w:rsidR="00CD46E0">
        <w:rPr>
          <w:sz w:val="24"/>
          <w:szCs w:val="24"/>
          <w:lang w:val="en-US"/>
        </w:rPr>
        <w:t xml:space="preserve"> from acquired videos, markers on the ascending aorta were tracked </w:t>
      </w:r>
      <w:r w:rsidR="003A390F">
        <w:rPr>
          <w:sz w:val="24"/>
          <w:szCs w:val="24"/>
          <w:lang w:val="en-US"/>
        </w:rPr>
        <w:t xml:space="preserve">across </w:t>
      </w:r>
      <w:r w:rsidR="00CD46E0">
        <w:rPr>
          <w:sz w:val="24"/>
          <w:szCs w:val="24"/>
          <w:lang w:val="en-US"/>
        </w:rPr>
        <w:t xml:space="preserve">all </w:t>
      </w:r>
      <w:r w:rsidR="003A390F">
        <w:rPr>
          <w:sz w:val="24"/>
          <w:szCs w:val="24"/>
          <w:lang w:val="en-US"/>
        </w:rPr>
        <w:t xml:space="preserve">video </w:t>
      </w:r>
      <w:r w:rsidR="00CD46E0">
        <w:rPr>
          <w:sz w:val="24"/>
          <w:szCs w:val="24"/>
          <w:lang w:val="en-US"/>
        </w:rPr>
        <w:t>frames</w:t>
      </w:r>
      <w:commentRangeStart w:id="29"/>
      <w:commentRangeStart w:id="30"/>
      <w:commentRangeStart w:id="31"/>
      <w:r w:rsidR="003A390F">
        <w:rPr>
          <w:sz w:val="24"/>
          <w:szCs w:val="24"/>
          <w:lang w:val="en-US"/>
        </w:rPr>
        <w:t>,</w:t>
      </w:r>
      <w:r w:rsidR="00CD46E0">
        <w:rPr>
          <w:sz w:val="24"/>
          <w:szCs w:val="24"/>
          <w:lang w:val="en-US"/>
        </w:rPr>
        <w:t xml:space="preserve"> using </w:t>
      </w:r>
      <w:r w:rsidR="003A390F">
        <w:rPr>
          <w:sz w:val="24"/>
          <w:szCs w:val="24"/>
          <w:lang w:val="en-US"/>
        </w:rPr>
        <w:t xml:space="preserve">a proprietary </w:t>
      </w:r>
      <w:proofErr w:type="spellStart"/>
      <w:r w:rsidR="0014705F">
        <w:rPr>
          <w:sz w:val="24"/>
          <w:szCs w:val="24"/>
          <w:lang w:val="en-US"/>
        </w:rPr>
        <w:t>programme</w:t>
      </w:r>
      <w:proofErr w:type="spellEnd"/>
      <w:r w:rsidR="0014705F">
        <w:rPr>
          <w:sz w:val="24"/>
          <w:szCs w:val="24"/>
          <w:lang w:val="en-US"/>
        </w:rPr>
        <w:t xml:space="preserve"> </w:t>
      </w:r>
      <w:r w:rsidR="003A390F">
        <w:rPr>
          <w:sz w:val="24"/>
          <w:szCs w:val="24"/>
          <w:lang w:val="en-US"/>
        </w:rPr>
        <w:t xml:space="preserve">written in </w:t>
      </w:r>
      <w:r w:rsidR="00CD46E0">
        <w:rPr>
          <w:sz w:val="24"/>
          <w:szCs w:val="24"/>
          <w:lang w:val="en-US"/>
        </w:rPr>
        <w:t xml:space="preserve">MATLAB </w:t>
      </w:r>
      <w:r w:rsidR="00730D17">
        <w:rPr>
          <w:rFonts w:cstheme="minorHAnsi"/>
          <w:sz w:val="24"/>
          <w:szCs w:val="24"/>
          <w:lang w:val="en-US"/>
        </w:rPr>
        <w:t>(MATLAB R2018a</w:t>
      </w:r>
      <w:r w:rsidR="00730D17" w:rsidRPr="0014705F">
        <w:rPr>
          <w:rFonts w:cstheme="minorHAnsi"/>
          <w:sz w:val="24"/>
          <w:szCs w:val="24"/>
          <w:lang w:val="en-US"/>
        </w:rPr>
        <w:t xml:space="preserve">; </w:t>
      </w:r>
      <w:proofErr w:type="spellStart"/>
      <w:r w:rsidR="00730D17" w:rsidRPr="0014705F">
        <w:rPr>
          <w:rFonts w:cstheme="minorHAnsi"/>
          <w:sz w:val="24"/>
          <w:szCs w:val="24"/>
          <w:lang w:val="en-US"/>
        </w:rPr>
        <w:t>MathWorks</w:t>
      </w:r>
      <w:proofErr w:type="spellEnd"/>
      <w:r w:rsidR="00730D17" w:rsidRPr="0014705F">
        <w:rPr>
          <w:rFonts w:cstheme="minorHAnsi"/>
          <w:sz w:val="24"/>
          <w:szCs w:val="24"/>
          <w:lang w:val="en-US"/>
        </w:rPr>
        <w:t>, Natick, MA, USA)</w:t>
      </w:r>
      <w:r w:rsidR="00202934">
        <w:rPr>
          <w:rFonts w:cstheme="minorHAnsi"/>
          <w:sz w:val="24"/>
          <w:szCs w:val="24"/>
          <w:lang w:val="en-US"/>
        </w:rPr>
        <w:t>.</w:t>
      </w:r>
      <w:r w:rsidR="0014705F">
        <w:rPr>
          <w:rFonts w:cstheme="minorHAnsi"/>
          <w:sz w:val="24"/>
          <w:szCs w:val="24"/>
          <w:lang w:val="en-US"/>
        </w:rPr>
        <w:t xml:space="preserve"> The </w:t>
      </w:r>
      <w:proofErr w:type="spellStart"/>
      <w:r w:rsidR="0014705F">
        <w:rPr>
          <w:rFonts w:cstheme="minorHAnsi"/>
          <w:sz w:val="24"/>
          <w:szCs w:val="24"/>
          <w:lang w:val="en-US"/>
        </w:rPr>
        <w:t>programme</w:t>
      </w:r>
      <w:proofErr w:type="spellEnd"/>
      <w:r w:rsidR="0014705F">
        <w:rPr>
          <w:rFonts w:cstheme="minorHAnsi"/>
          <w:sz w:val="24"/>
          <w:szCs w:val="24"/>
          <w:lang w:val="en-US"/>
        </w:rPr>
        <w:t xml:space="preserve"> is </w:t>
      </w:r>
      <w:proofErr w:type="spellStart"/>
      <w:r w:rsidR="0014705F">
        <w:rPr>
          <w:rFonts w:cstheme="minorHAnsi"/>
          <w:sz w:val="24"/>
          <w:szCs w:val="24"/>
          <w:lang w:val="en-US"/>
        </w:rPr>
        <w:t>avaible</w:t>
      </w:r>
      <w:proofErr w:type="spellEnd"/>
      <w:r w:rsidR="0014705F">
        <w:rPr>
          <w:rFonts w:cstheme="minorHAnsi"/>
          <w:sz w:val="24"/>
          <w:szCs w:val="24"/>
          <w:lang w:val="en-US"/>
        </w:rPr>
        <w:t xml:space="preserve"> upon request made to the corresponding author.</w:t>
      </w:r>
      <w:r w:rsidR="007C09AF">
        <w:rPr>
          <w:sz w:val="24"/>
          <w:szCs w:val="24"/>
          <w:lang w:val="en-US"/>
        </w:rPr>
        <w:t xml:space="preserve"> </w:t>
      </w:r>
      <w:commentRangeEnd w:id="29"/>
      <w:r w:rsidR="002068D1">
        <w:rPr>
          <w:rStyle w:val="CommentReference"/>
        </w:rPr>
        <w:commentReference w:id="29"/>
      </w:r>
      <w:commentRangeEnd w:id="30"/>
      <w:r w:rsidR="00723009">
        <w:rPr>
          <w:rStyle w:val="CommentReference"/>
        </w:rPr>
        <w:commentReference w:id="30"/>
      </w:r>
      <w:commentRangeEnd w:id="31"/>
      <w:r w:rsidR="0014705F">
        <w:rPr>
          <w:rStyle w:val="CommentReference"/>
        </w:rPr>
        <w:commentReference w:id="31"/>
      </w:r>
      <w:r w:rsidR="00202934">
        <w:rPr>
          <w:sz w:val="24"/>
          <w:szCs w:val="24"/>
          <w:lang w:val="en-US"/>
        </w:rPr>
        <w:t>In the first step</w:t>
      </w:r>
      <w:r w:rsidR="007C09AF">
        <w:rPr>
          <w:sz w:val="24"/>
          <w:szCs w:val="24"/>
          <w:lang w:val="en-US"/>
        </w:rPr>
        <w:t>, the region of aorta with markers</w:t>
      </w:r>
      <w:r w:rsidR="005134C9">
        <w:rPr>
          <w:sz w:val="24"/>
          <w:szCs w:val="24"/>
          <w:lang w:val="en-US"/>
        </w:rPr>
        <w:t xml:space="preserve"> and ruler</w:t>
      </w:r>
      <w:r w:rsidR="007C09AF">
        <w:rPr>
          <w:sz w:val="24"/>
          <w:szCs w:val="24"/>
          <w:lang w:val="en-US"/>
        </w:rPr>
        <w:t xml:space="preserve"> </w:t>
      </w:r>
      <w:r w:rsidR="00202934">
        <w:rPr>
          <w:sz w:val="24"/>
          <w:szCs w:val="24"/>
          <w:lang w:val="en-US"/>
        </w:rPr>
        <w:t xml:space="preserve">was selected manually </w:t>
      </w:r>
      <w:r w:rsidR="007C09AF">
        <w:rPr>
          <w:sz w:val="24"/>
          <w:szCs w:val="24"/>
          <w:lang w:val="en-US"/>
        </w:rPr>
        <w:t>using</w:t>
      </w:r>
      <w:r w:rsidR="00202934">
        <w:rPr>
          <w:sz w:val="24"/>
          <w:szCs w:val="24"/>
          <w:lang w:val="en-US"/>
        </w:rPr>
        <w:t xml:space="preserve"> the </w:t>
      </w:r>
      <w:proofErr w:type="spellStart"/>
      <w:r w:rsidR="007C09AF" w:rsidRPr="004B1483">
        <w:rPr>
          <w:rFonts w:asciiTheme="majorHAnsi" w:hAnsiTheme="majorHAnsi" w:cstheme="majorHAnsi"/>
          <w:sz w:val="24"/>
          <w:szCs w:val="24"/>
          <w:lang w:val="en-US"/>
        </w:rPr>
        <w:t>imrect</w:t>
      </w:r>
      <w:proofErr w:type="spellEnd"/>
      <w:r w:rsidR="007C09AF">
        <w:rPr>
          <w:sz w:val="24"/>
          <w:szCs w:val="24"/>
          <w:lang w:val="en-US"/>
        </w:rPr>
        <w:t xml:space="preserve"> MATLAB function. </w:t>
      </w:r>
      <w:commentRangeStart w:id="32"/>
      <w:r w:rsidR="007C09AF">
        <w:rPr>
          <w:sz w:val="24"/>
          <w:szCs w:val="24"/>
          <w:lang w:val="en-US"/>
        </w:rPr>
        <w:t>The</w:t>
      </w:r>
      <w:r w:rsidR="005134C9">
        <w:rPr>
          <w:sz w:val="24"/>
          <w:szCs w:val="24"/>
          <w:lang w:val="en-US"/>
        </w:rPr>
        <w:t xml:space="preserve"> </w:t>
      </w:r>
      <w:r w:rsidR="000237B4">
        <w:rPr>
          <w:sz w:val="24"/>
          <w:szCs w:val="24"/>
          <w:lang w:val="en-US"/>
        </w:rPr>
        <w:t>coordinates</w:t>
      </w:r>
      <w:r w:rsidR="005134C9">
        <w:rPr>
          <w:sz w:val="24"/>
          <w:szCs w:val="24"/>
          <w:lang w:val="en-US"/>
        </w:rPr>
        <w:t xml:space="preserve"> of the same </w:t>
      </w:r>
      <w:proofErr w:type="spellStart"/>
      <w:r w:rsidR="005134C9" w:rsidRPr="004B1483">
        <w:rPr>
          <w:rFonts w:asciiTheme="majorHAnsi" w:hAnsiTheme="majorHAnsi" w:cstheme="majorHAnsi"/>
          <w:sz w:val="24"/>
          <w:szCs w:val="24"/>
          <w:lang w:val="en-US"/>
        </w:rPr>
        <w:t>imrect</w:t>
      </w:r>
      <w:proofErr w:type="spellEnd"/>
      <w:r w:rsidR="005134C9">
        <w:rPr>
          <w:sz w:val="24"/>
          <w:szCs w:val="24"/>
          <w:lang w:val="en-US"/>
        </w:rPr>
        <w:t xml:space="preserve"> box </w:t>
      </w:r>
      <w:r w:rsidR="000237B4">
        <w:rPr>
          <w:sz w:val="24"/>
          <w:szCs w:val="24"/>
          <w:lang w:val="en-US"/>
        </w:rPr>
        <w:t>were</w:t>
      </w:r>
      <w:r w:rsidR="005134C9">
        <w:rPr>
          <w:sz w:val="24"/>
          <w:szCs w:val="24"/>
          <w:lang w:val="en-US"/>
        </w:rPr>
        <w:t xml:space="preserve"> translated</w:t>
      </w:r>
      <w:r w:rsidR="007C09AF">
        <w:rPr>
          <w:sz w:val="24"/>
          <w:szCs w:val="24"/>
          <w:lang w:val="en-US"/>
        </w:rPr>
        <w:t xml:space="preserve"> automatically to all </w:t>
      </w:r>
      <w:r w:rsidR="005134C9">
        <w:rPr>
          <w:sz w:val="24"/>
          <w:szCs w:val="24"/>
          <w:lang w:val="en-US"/>
        </w:rPr>
        <w:t xml:space="preserve">frames of the video, hence, </w:t>
      </w:r>
      <w:r w:rsidR="000237B4">
        <w:rPr>
          <w:sz w:val="24"/>
          <w:szCs w:val="24"/>
          <w:lang w:val="en-US"/>
        </w:rPr>
        <w:t>defining the regions of interest in all the video frames. Only those regions of interest were further analyzed.</w:t>
      </w:r>
      <w:r w:rsidR="005134C9">
        <w:rPr>
          <w:sz w:val="24"/>
          <w:szCs w:val="24"/>
          <w:lang w:val="en-US"/>
        </w:rPr>
        <w:t xml:space="preserve"> Subsequently, </w:t>
      </w:r>
      <w:r w:rsidR="000237B4">
        <w:rPr>
          <w:sz w:val="24"/>
          <w:szCs w:val="24"/>
          <w:lang w:val="en-US"/>
        </w:rPr>
        <w:t xml:space="preserve">a small region within or at the boundary of the markers were manually selected using the MATLAB function </w:t>
      </w:r>
      <w:proofErr w:type="spellStart"/>
      <w:r w:rsidR="000237B4" w:rsidRPr="0014705F">
        <w:rPr>
          <w:rFonts w:asciiTheme="majorHAnsi" w:hAnsiTheme="majorHAnsi" w:cstheme="majorHAnsi"/>
          <w:sz w:val="24"/>
          <w:szCs w:val="24"/>
          <w:lang w:val="en-US"/>
        </w:rPr>
        <w:t>imellips</w:t>
      </w:r>
      <w:r w:rsidR="00AB3FC3" w:rsidRPr="00AB3FC3">
        <w:rPr>
          <w:rFonts w:asciiTheme="majorHAnsi" w:hAnsiTheme="majorHAnsi" w:cstheme="majorHAnsi"/>
          <w:sz w:val="24"/>
          <w:szCs w:val="24"/>
          <w:lang w:val="en-US"/>
        </w:rPr>
        <w:t>e</w:t>
      </w:r>
      <w:proofErr w:type="spellEnd"/>
      <w:r w:rsidR="00767F7E">
        <w:rPr>
          <w:sz w:val="24"/>
          <w:szCs w:val="24"/>
          <w:lang w:val="en-US"/>
        </w:rPr>
        <w:t xml:space="preserve"> </w:t>
      </w:r>
      <w:r w:rsidR="00AB3FC3">
        <w:rPr>
          <w:sz w:val="24"/>
          <w:szCs w:val="24"/>
          <w:lang w:val="en-US"/>
        </w:rPr>
        <w:t>to define a fingerprint of the markers (sub images) that will be used for correlation with all the regions of interest in all the video frames.</w:t>
      </w:r>
      <w:r w:rsidR="00B45C30">
        <w:rPr>
          <w:sz w:val="24"/>
          <w:szCs w:val="24"/>
          <w:lang w:val="en-US"/>
        </w:rPr>
        <w:t xml:space="preserve"> </w:t>
      </w:r>
      <w:r w:rsidR="00AB3FC3">
        <w:rPr>
          <w:rFonts w:cstheme="minorHAnsi"/>
          <w:sz w:val="24"/>
          <w:szCs w:val="24"/>
          <w:lang w:val="en-US"/>
        </w:rPr>
        <w:t xml:space="preserve">To find </w:t>
      </w:r>
      <w:r w:rsidR="00D165F3">
        <w:rPr>
          <w:rFonts w:cstheme="minorHAnsi"/>
          <w:sz w:val="24"/>
          <w:szCs w:val="24"/>
          <w:lang w:val="en-US"/>
        </w:rPr>
        <w:t xml:space="preserve">the </w:t>
      </w:r>
      <w:r w:rsidR="00AB3FC3">
        <w:rPr>
          <w:rFonts w:cstheme="minorHAnsi"/>
          <w:sz w:val="24"/>
          <w:szCs w:val="24"/>
          <w:lang w:val="en-US"/>
        </w:rPr>
        <w:t>correlation</w:t>
      </w:r>
      <w:commentRangeStart w:id="33"/>
      <w:commentRangeStart w:id="34"/>
      <w:r w:rsidR="007124FA">
        <w:rPr>
          <w:rFonts w:cstheme="minorHAnsi"/>
          <w:sz w:val="24"/>
          <w:szCs w:val="24"/>
          <w:lang w:val="en-US"/>
        </w:rPr>
        <w:t xml:space="preserve"> </w:t>
      </w:r>
      <w:r w:rsidR="005134C9">
        <w:rPr>
          <w:rFonts w:cstheme="minorHAnsi"/>
          <w:sz w:val="24"/>
          <w:szCs w:val="24"/>
          <w:lang w:val="en-US"/>
        </w:rPr>
        <w:t xml:space="preserve">between the </w:t>
      </w:r>
      <w:r w:rsidR="00703FC8">
        <w:rPr>
          <w:rFonts w:cstheme="minorHAnsi"/>
          <w:sz w:val="24"/>
          <w:szCs w:val="24"/>
          <w:lang w:val="en-US"/>
        </w:rPr>
        <w:t>sub images</w:t>
      </w:r>
      <w:r w:rsidR="00D165F3">
        <w:rPr>
          <w:rFonts w:cstheme="minorHAnsi"/>
          <w:sz w:val="24"/>
          <w:szCs w:val="24"/>
          <w:lang w:val="en-US"/>
        </w:rPr>
        <w:t xml:space="preserve"> (marker</w:t>
      </w:r>
      <w:r w:rsidR="00B56B38">
        <w:rPr>
          <w:rFonts w:cstheme="minorHAnsi"/>
          <w:sz w:val="24"/>
          <w:szCs w:val="24"/>
          <w:lang w:val="en-US"/>
        </w:rPr>
        <w:t>s</w:t>
      </w:r>
      <w:r w:rsidR="00D165F3">
        <w:rPr>
          <w:rFonts w:cstheme="minorHAnsi"/>
          <w:sz w:val="24"/>
          <w:szCs w:val="24"/>
          <w:lang w:val="en-US"/>
        </w:rPr>
        <w:t>)</w:t>
      </w:r>
      <w:r w:rsidR="00B56B38">
        <w:rPr>
          <w:rFonts w:cstheme="minorHAnsi"/>
          <w:sz w:val="24"/>
          <w:szCs w:val="24"/>
          <w:lang w:val="en-US"/>
        </w:rPr>
        <w:t xml:space="preserve"> </w:t>
      </w:r>
      <w:r w:rsidR="00703FC8">
        <w:rPr>
          <w:rFonts w:cstheme="minorHAnsi"/>
          <w:sz w:val="24"/>
          <w:szCs w:val="24"/>
          <w:lang w:val="en-US"/>
        </w:rPr>
        <w:t>and (reduced) video frame</w:t>
      </w:r>
      <w:r w:rsidR="00AB3FC3">
        <w:rPr>
          <w:rFonts w:cstheme="minorHAnsi"/>
          <w:sz w:val="24"/>
          <w:szCs w:val="24"/>
          <w:lang w:val="en-US"/>
        </w:rPr>
        <w:t>s the normalized cross correlation matrix is computed</w:t>
      </w:r>
      <w:r w:rsidR="00CA7A46">
        <w:rPr>
          <w:rFonts w:cstheme="minorHAnsi"/>
          <w:sz w:val="24"/>
          <w:szCs w:val="24"/>
          <w:lang w:val="en-US"/>
        </w:rPr>
        <w:t xml:space="preserve"> by using the MATLAB function </w:t>
      </w:r>
      <w:r w:rsidR="00CA7A46" w:rsidRPr="00CD46E0">
        <w:rPr>
          <w:rFonts w:asciiTheme="majorHAnsi" w:hAnsiTheme="majorHAnsi" w:cstheme="majorHAnsi"/>
          <w:sz w:val="24"/>
          <w:szCs w:val="24"/>
          <w:lang w:val="en-US"/>
        </w:rPr>
        <w:t>normxcorr2</w:t>
      </w:r>
      <w:r w:rsidR="00D165F3">
        <w:rPr>
          <w:rFonts w:cstheme="minorHAnsi"/>
          <w:sz w:val="24"/>
          <w:szCs w:val="24"/>
          <w:lang w:val="en-US"/>
        </w:rPr>
        <w:t xml:space="preserve"> </w:t>
      </w:r>
      <w:commentRangeEnd w:id="33"/>
      <w:r w:rsidR="003A390F">
        <w:rPr>
          <w:rStyle w:val="CommentReference"/>
        </w:rPr>
        <w:commentReference w:id="33"/>
      </w:r>
      <w:commentRangeEnd w:id="34"/>
      <w:r w:rsidR="00541DA6">
        <w:rPr>
          <w:rStyle w:val="CommentReference"/>
        </w:rPr>
        <w:commentReference w:id="34"/>
      </w:r>
      <w:r w:rsidR="00D165F3">
        <w:rPr>
          <w:rFonts w:cstheme="minorHAnsi"/>
          <w:sz w:val="24"/>
          <w:szCs w:val="24"/>
          <w:lang w:val="en-US"/>
        </w:rPr>
        <w:t>(</w:t>
      </w:r>
      <w:r w:rsidR="00D165F3" w:rsidRPr="00D165F3">
        <w:rPr>
          <w:rFonts w:cstheme="minorHAnsi"/>
          <w:b/>
          <w:sz w:val="24"/>
          <w:szCs w:val="24"/>
          <w:lang w:val="en-US"/>
        </w:rPr>
        <w:t>Fig. 1B</w:t>
      </w:r>
      <w:r w:rsidR="00D165F3">
        <w:rPr>
          <w:rFonts w:cstheme="minorHAnsi"/>
          <w:sz w:val="24"/>
          <w:szCs w:val="24"/>
          <w:lang w:val="en-US"/>
        </w:rPr>
        <w:t>).</w:t>
      </w:r>
      <w:r w:rsidR="00703FC8">
        <w:rPr>
          <w:rFonts w:cstheme="minorHAnsi"/>
          <w:sz w:val="24"/>
          <w:szCs w:val="24"/>
          <w:lang w:val="en-US"/>
        </w:rPr>
        <w:t xml:space="preserve"> </w:t>
      </w:r>
      <w:r w:rsidR="00D165F3">
        <w:rPr>
          <w:rFonts w:cstheme="minorHAnsi"/>
          <w:sz w:val="24"/>
          <w:szCs w:val="24"/>
          <w:lang w:val="en-US"/>
        </w:rPr>
        <w:t xml:space="preserve">Coordinates of the </w:t>
      </w:r>
      <w:r w:rsidR="00703FC8">
        <w:rPr>
          <w:rFonts w:cstheme="minorHAnsi"/>
          <w:sz w:val="24"/>
          <w:szCs w:val="24"/>
          <w:lang w:val="en-US"/>
        </w:rPr>
        <w:t xml:space="preserve">sub images </w:t>
      </w:r>
      <w:r w:rsidR="007124FA">
        <w:rPr>
          <w:rFonts w:cstheme="minorHAnsi"/>
          <w:sz w:val="24"/>
          <w:szCs w:val="24"/>
          <w:lang w:val="en-US"/>
        </w:rPr>
        <w:t>in each frame</w:t>
      </w:r>
      <w:r w:rsidR="00B56B38">
        <w:rPr>
          <w:rFonts w:cstheme="minorHAnsi"/>
          <w:sz w:val="24"/>
          <w:szCs w:val="24"/>
          <w:lang w:val="en-US"/>
        </w:rPr>
        <w:t xml:space="preserve"> </w:t>
      </w:r>
      <w:r w:rsidR="00946B71">
        <w:rPr>
          <w:rFonts w:cstheme="minorHAnsi"/>
          <w:sz w:val="24"/>
          <w:szCs w:val="24"/>
          <w:lang w:val="en-US"/>
        </w:rPr>
        <w:t xml:space="preserve">are </w:t>
      </w:r>
      <w:r w:rsidR="00D165F3">
        <w:rPr>
          <w:rFonts w:cstheme="minorHAnsi"/>
          <w:sz w:val="24"/>
          <w:szCs w:val="24"/>
          <w:lang w:val="en-US"/>
        </w:rPr>
        <w:t xml:space="preserve">then </w:t>
      </w:r>
      <w:r w:rsidR="00A35D38">
        <w:rPr>
          <w:rFonts w:cstheme="minorHAnsi"/>
          <w:sz w:val="24"/>
          <w:szCs w:val="24"/>
          <w:lang w:val="en-US"/>
        </w:rPr>
        <w:t xml:space="preserve">defined as those </w:t>
      </w:r>
      <w:r w:rsidR="00D165F3">
        <w:rPr>
          <w:rFonts w:cstheme="minorHAnsi"/>
          <w:sz w:val="24"/>
          <w:szCs w:val="24"/>
          <w:lang w:val="en-US"/>
        </w:rPr>
        <w:t xml:space="preserve">where the normalized cross-correlation coefficient is maximum. </w:t>
      </w:r>
      <w:r w:rsidR="00946B71">
        <w:rPr>
          <w:rFonts w:cstheme="minorHAnsi"/>
          <w:sz w:val="24"/>
          <w:szCs w:val="24"/>
          <w:lang w:val="en-US"/>
        </w:rPr>
        <w:t xml:space="preserve">Using the obtained positions of the markers in all video frames, </w:t>
      </w:r>
      <w:r w:rsidR="00A35D38">
        <w:rPr>
          <w:rFonts w:cstheme="minorHAnsi"/>
          <w:sz w:val="24"/>
          <w:szCs w:val="24"/>
          <w:lang w:val="en-US"/>
        </w:rPr>
        <w:t xml:space="preserve">the </w:t>
      </w:r>
      <w:r w:rsidR="00946B71">
        <w:rPr>
          <w:rFonts w:cstheme="minorHAnsi"/>
          <w:sz w:val="24"/>
          <w:szCs w:val="24"/>
          <w:lang w:val="en-US"/>
        </w:rPr>
        <w:t xml:space="preserve">distances between markers </w:t>
      </w:r>
      <w:r w:rsidR="00A35D38">
        <w:rPr>
          <w:rFonts w:cstheme="minorHAnsi"/>
          <w:sz w:val="24"/>
          <w:szCs w:val="24"/>
          <w:lang w:val="en-US"/>
        </w:rPr>
        <w:t xml:space="preserve">as function of time </w:t>
      </w:r>
      <w:r w:rsidR="00946B71">
        <w:rPr>
          <w:rFonts w:cstheme="minorHAnsi"/>
          <w:sz w:val="24"/>
          <w:szCs w:val="24"/>
          <w:lang w:val="en-US"/>
        </w:rPr>
        <w:t>were determined, yielding diameter (</w:t>
      </w:r>
      <w:r w:rsidR="00946B71" w:rsidRPr="00946B71">
        <w:rPr>
          <w:rFonts w:cstheme="minorHAnsi"/>
          <w:i/>
          <w:iCs/>
          <w:sz w:val="24"/>
          <w:szCs w:val="24"/>
          <w:lang w:val="en-US"/>
        </w:rPr>
        <w:t>D</w:t>
      </w:r>
      <w:r w:rsidR="00946B71">
        <w:rPr>
          <w:rFonts w:cstheme="minorHAnsi"/>
          <w:sz w:val="24"/>
          <w:szCs w:val="24"/>
          <w:lang w:val="en-US"/>
        </w:rPr>
        <w:t>) and axial length (</w:t>
      </w:r>
      <w:r w:rsidR="00946B71" w:rsidRPr="00946B71">
        <w:rPr>
          <w:rFonts w:cstheme="minorHAnsi"/>
          <w:i/>
          <w:iCs/>
          <w:sz w:val="24"/>
          <w:szCs w:val="24"/>
          <w:lang w:val="en-US"/>
        </w:rPr>
        <w:t>L</w:t>
      </w:r>
      <w:r w:rsidR="00946B71">
        <w:rPr>
          <w:rFonts w:cstheme="minorHAnsi"/>
          <w:sz w:val="24"/>
          <w:szCs w:val="24"/>
          <w:lang w:val="en-US"/>
        </w:rPr>
        <w:t xml:space="preserve">) </w:t>
      </w:r>
      <w:r w:rsidR="00CA7A46">
        <w:rPr>
          <w:rFonts w:cstheme="minorHAnsi"/>
          <w:sz w:val="24"/>
          <w:szCs w:val="24"/>
          <w:lang w:val="en-US"/>
        </w:rPr>
        <w:t xml:space="preserve">over time </w:t>
      </w:r>
      <w:r w:rsidR="00946B71">
        <w:rPr>
          <w:rFonts w:cstheme="minorHAnsi"/>
          <w:sz w:val="24"/>
          <w:szCs w:val="24"/>
          <w:lang w:val="en-US"/>
        </w:rPr>
        <w:t xml:space="preserve">(illustrated in </w:t>
      </w:r>
      <w:r w:rsidR="00946B71" w:rsidRPr="004E6A79">
        <w:rPr>
          <w:rFonts w:cstheme="minorHAnsi"/>
          <w:b/>
          <w:sz w:val="24"/>
          <w:szCs w:val="24"/>
          <w:lang w:val="en-US"/>
        </w:rPr>
        <w:t>Fig.</w:t>
      </w:r>
      <w:r w:rsidR="00946B71">
        <w:rPr>
          <w:rFonts w:cstheme="minorHAnsi"/>
          <w:b/>
          <w:sz w:val="24"/>
          <w:szCs w:val="24"/>
          <w:lang w:val="en-US"/>
        </w:rPr>
        <w:t xml:space="preserve"> </w:t>
      </w:r>
      <w:r w:rsidR="00946B71" w:rsidRPr="004E6A79">
        <w:rPr>
          <w:rFonts w:cstheme="minorHAnsi"/>
          <w:b/>
          <w:sz w:val="24"/>
          <w:szCs w:val="24"/>
          <w:lang w:val="en-US"/>
        </w:rPr>
        <w:t>1</w:t>
      </w:r>
      <w:r w:rsidR="00946B71">
        <w:rPr>
          <w:rFonts w:cstheme="minorHAnsi"/>
          <w:b/>
          <w:sz w:val="24"/>
          <w:szCs w:val="24"/>
          <w:lang w:val="en-US"/>
        </w:rPr>
        <w:t xml:space="preserve">C </w:t>
      </w:r>
      <w:r w:rsidR="00946B71" w:rsidRPr="007904BF">
        <w:rPr>
          <w:rFonts w:cstheme="minorHAnsi"/>
          <w:bCs/>
          <w:sz w:val="24"/>
          <w:szCs w:val="24"/>
          <w:lang w:val="en-US"/>
        </w:rPr>
        <w:t>and</w:t>
      </w:r>
      <w:r w:rsidR="00946B71">
        <w:rPr>
          <w:rFonts w:cstheme="minorHAnsi"/>
          <w:b/>
          <w:sz w:val="24"/>
          <w:szCs w:val="24"/>
          <w:lang w:val="en-US"/>
        </w:rPr>
        <w:t xml:space="preserve"> E</w:t>
      </w:r>
      <w:r w:rsidR="00946B71">
        <w:rPr>
          <w:rFonts w:cstheme="minorHAnsi"/>
          <w:sz w:val="24"/>
          <w:szCs w:val="24"/>
          <w:lang w:val="en-US"/>
        </w:rPr>
        <w:t>).</w:t>
      </w:r>
      <w:r w:rsidR="005079E6">
        <w:rPr>
          <w:rFonts w:cstheme="minorHAnsi"/>
          <w:sz w:val="24"/>
          <w:szCs w:val="24"/>
          <w:lang w:val="en-US"/>
        </w:rPr>
        <w:t xml:space="preserve"> </w:t>
      </w:r>
      <w:commentRangeEnd w:id="32"/>
      <w:r w:rsidR="00CA7A46">
        <w:rPr>
          <w:rStyle w:val="CommentReference"/>
        </w:rPr>
        <w:commentReference w:id="32"/>
      </w:r>
    </w:p>
    <w:p w14:paraId="0A7AF935" w14:textId="46C17EAF" w:rsidR="00946B71" w:rsidRPr="00AA407A" w:rsidRDefault="00A35D38" w:rsidP="00946B71">
      <w:pPr>
        <w:spacing w:line="240" w:lineRule="auto"/>
        <w:jc w:val="both"/>
        <w:rPr>
          <w:rFonts w:cstheme="minorHAnsi"/>
          <w:sz w:val="24"/>
          <w:szCs w:val="24"/>
          <w:lang w:val="en-US"/>
        </w:rPr>
      </w:pPr>
      <w:r>
        <w:rPr>
          <w:rFonts w:cstheme="minorHAnsi"/>
          <w:sz w:val="24"/>
          <w:szCs w:val="24"/>
          <w:lang w:val="en-US"/>
        </w:rPr>
        <w:lastRenderedPageBreak/>
        <w:t xml:space="preserve">To calibrate </w:t>
      </w:r>
      <w:r w:rsidR="00CA7A46">
        <w:rPr>
          <w:rFonts w:cstheme="minorHAnsi"/>
          <w:sz w:val="24"/>
          <w:szCs w:val="24"/>
          <w:lang w:val="en-US"/>
        </w:rPr>
        <w:t xml:space="preserve">the </w:t>
      </w:r>
      <w:r w:rsidR="0014705F">
        <w:rPr>
          <w:rFonts w:cstheme="minorHAnsi"/>
          <w:sz w:val="24"/>
          <w:szCs w:val="24"/>
          <w:lang w:val="en-US"/>
        </w:rPr>
        <w:t xml:space="preserve">measured </w:t>
      </w:r>
      <w:r w:rsidR="00CA7A46">
        <w:rPr>
          <w:rFonts w:cstheme="minorHAnsi"/>
          <w:sz w:val="24"/>
          <w:szCs w:val="24"/>
          <w:lang w:val="en-US"/>
        </w:rPr>
        <w:t>distances</w:t>
      </w:r>
      <w:r>
        <w:rPr>
          <w:rFonts w:cstheme="minorHAnsi"/>
          <w:sz w:val="24"/>
          <w:szCs w:val="24"/>
          <w:lang w:val="en-US"/>
        </w:rPr>
        <w:t xml:space="preserve">, </w:t>
      </w:r>
      <w:r w:rsidR="00B45C30">
        <w:rPr>
          <w:rFonts w:cstheme="minorHAnsi"/>
          <w:sz w:val="24"/>
          <w:szCs w:val="24"/>
          <w:lang w:val="en-US"/>
        </w:rPr>
        <w:t xml:space="preserve">a </w:t>
      </w:r>
      <w:r w:rsidR="003B6FAD" w:rsidRPr="004B1483">
        <w:rPr>
          <w:sz w:val="24"/>
          <w:szCs w:val="24"/>
          <w:lang w:val="en-US"/>
        </w:rPr>
        <w:t>known reference distance visible on the ruler in a video frame</w:t>
      </w:r>
      <w:r w:rsidR="003B6FAD" w:rsidRPr="003B6FAD">
        <w:rPr>
          <w:rFonts w:cstheme="minorHAnsi"/>
          <w:sz w:val="24"/>
          <w:szCs w:val="24"/>
          <w:lang w:val="en-US"/>
        </w:rPr>
        <w:t xml:space="preserve"> </w:t>
      </w:r>
      <w:r w:rsidR="003B6FAD">
        <w:rPr>
          <w:rFonts w:cstheme="minorHAnsi"/>
          <w:sz w:val="24"/>
          <w:szCs w:val="24"/>
          <w:lang w:val="en-US"/>
        </w:rPr>
        <w:t xml:space="preserve">(in </w:t>
      </w:r>
      <w:r w:rsidRPr="0014705F">
        <w:rPr>
          <w:rFonts w:cstheme="minorHAnsi"/>
          <w:i/>
          <w:sz w:val="24"/>
          <w:szCs w:val="24"/>
          <w:lang w:val="en-US"/>
        </w:rPr>
        <w:t>cm</w:t>
      </w:r>
      <w:r w:rsidR="003B6FAD">
        <w:rPr>
          <w:rFonts w:cstheme="minorHAnsi"/>
          <w:sz w:val="24"/>
          <w:szCs w:val="24"/>
          <w:lang w:val="en-US"/>
        </w:rPr>
        <w:t>)</w:t>
      </w:r>
      <w:r>
        <w:rPr>
          <w:rFonts w:cstheme="minorHAnsi"/>
          <w:sz w:val="24"/>
          <w:szCs w:val="24"/>
          <w:lang w:val="en-US"/>
        </w:rPr>
        <w:t xml:space="preserve"> </w:t>
      </w:r>
      <w:r w:rsidR="003B6FAD">
        <w:rPr>
          <w:rFonts w:cstheme="minorHAnsi"/>
          <w:sz w:val="24"/>
          <w:szCs w:val="24"/>
          <w:lang w:val="en-US"/>
        </w:rPr>
        <w:t>was</w:t>
      </w:r>
      <w:r w:rsidR="00CA7A46">
        <w:rPr>
          <w:rFonts w:cstheme="minorHAnsi"/>
          <w:sz w:val="24"/>
          <w:szCs w:val="24"/>
          <w:lang w:val="en-US"/>
        </w:rPr>
        <w:t xml:space="preserve"> used. The reference distance was</w:t>
      </w:r>
      <w:r>
        <w:rPr>
          <w:rFonts w:cstheme="minorHAnsi"/>
          <w:sz w:val="24"/>
          <w:szCs w:val="24"/>
          <w:lang w:val="en-US"/>
        </w:rPr>
        <w:t xml:space="preserve"> measured by </w:t>
      </w:r>
      <w:r w:rsidR="00BB1062">
        <w:rPr>
          <w:rFonts w:cstheme="minorHAnsi"/>
          <w:sz w:val="24"/>
          <w:szCs w:val="24"/>
          <w:lang w:val="en-US"/>
        </w:rPr>
        <w:t xml:space="preserve">placing markers on the corresponding ticks of the recorded ruler in </w:t>
      </w:r>
      <w:r w:rsidR="00CA7A46">
        <w:rPr>
          <w:rFonts w:cstheme="minorHAnsi"/>
          <w:sz w:val="24"/>
          <w:szCs w:val="24"/>
          <w:lang w:val="en-US"/>
        </w:rPr>
        <w:t xml:space="preserve">one of the </w:t>
      </w:r>
      <w:r w:rsidR="00BB1062">
        <w:rPr>
          <w:rFonts w:cstheme="minorHAnsi"/>
          <w:sz w:val="24"/>
          <w:szCs w:val="24"/>
          <w:lang w:val="en-US"/>
        </w:rPr>
        <w:t>video frame</w:t>
      </w:r>
      <w:r w:rsidR="00CA7A46">
        <w:rPr>
          <w:rFonts w:cstheme="minorHAnsi"/>
          <w:sz w:val="24"/>
          <w:szCs w:val="24"/>
          <w:lang w:val="en-US"/>
        </w:rPr>
        <w:t>s</w:t>
      </w:r>
      <w:r w:rsidR="00BB1062">
        <w:rPr>
          <w:rFonts w:cstheme="minorHAnsi"/>
          <w:sz w:val="24"/>
          <w:szCs w:val="24"/>
          <w:lang w:val="en-US"/>
        </w:rPr>
        <w:t>.</w:t>
      </w:r>
      <w:r>
        <w:rPr>
          <w:rFonts w:cstheme="minorHAnsi"/>
          <w:sz w:val="24"/>
          <w:szCs w:val="24"/>
          <w:lang w:val="en-US"/>
        </w:rPr>
        <w:t xml:space="preserve"> </w:t>
      </w:r>
      <w:r w:rsidR="00BB1062">
        <w:rPr>
          <w:rFonts w:cstheme="minorHAnsi"/>
          <w:sz w:val="24"/>
          <w:szCs w:val="24"/>
          <w:lang w:val="en-US"/>
        </w:rPr>
        <w:t>The c</w:t>
      </w:r>
      <w:r w:rsidR="00946B71">
        <w:rPr>
          <w:sz w:val="24"/>
          <w:szCs w:val="24"/>
          <w:lang w:val="en-US"/>
        </w:rPr>
        <w:t xml:space="preserve">alibration </w:t>
      </w:r>
      <w:r w:rsidR="00BB1062">
        <w:rPr>
          <w:sz w:val="24"/>
          <w:szCs w:val="24"/>
          <w:lang w:val="en-US"/>
        </w:rPr>
        <w:t xml:space="preserve">factor </w:t>
      </w:r>
      <w:r w:rsidR="00946B71">
        <w:rPr>
          <w:sz w:val="24"/>
          <w:szCs w:val="24"/>
          <w:lang w:val="en-US"/>
        </w:rPr>
        <w:t xml:space="preserve">was </w:t>
      </w:r>
      <w:r w:rsidR="00CA7A46">
        <w:rPr>
          <w:sz w:val="24"/>
          <w:szCs w:val="24"/>
          <w:lang w:val="en-US"/>
        </w:rPr>
        <w:t xml:space="preserve">defined </w:t>
      </w:r>
      <w:r w:rsidR="00BB1062">
        <w:rPr>
          <w:sz w:val="24"/>
          <w:szCs w:val="24"/>
          <w:lang w:val="en-US"/>
        </w:rPr>
        <w:t xml:space="preserve">as the ratio </w:t>
      </w:r>
      <w:r w:rsidR="00943CDC">
        <w:rPr>
          <w:sz w:val="24"/>
          <w:szCs w:val="24"/>
          <w:lang w:val="en-US"/>
        </w:rPr>
        <w:t xml:space="preserve">between </w:t>
      </w:r>
      <w:r w:rsidR="00BB1062">
        <w:rPr>
          <w:sz w:val="24"/>
          <w:szCs w:val="24"/>
          <w:lang w:val="en-US"/>
        </w:rPr>
        <w:t xml:space="preserve">the number of image </w:t>
      </w:r>
      <w:r w:rsidR="00946B71">
        <w:rPr>
          <w:sz w:val="24"/>
          <w:szCs w:val="24"/>
          <w:lang w:val="en-US"/>
        </w:rPr>
        <w:t>pixel</w:t>
      </w:r>
      <w:r w:rsidR="00BB1062">
        <w:rPr>
          <w:sz w:val="24"/>
          <w:szCs w:val="24"/>
          <w:lang w:val="en-US"/>
        </w:rPr>
        <w:t xml:space="preserve">s </w:t>
      </w:r>
      <w:r w:rsidR="00943CDC">
        <w:rPr>
          <w:sz w:val="24"/>
          <w:szCs w:val="24"/>
          <w:lang w:val="en-US"/>
        </w:rPr>
        <w:t xml:space="preserve">and </w:t>
      </w:r>
      <w:r w:rsidR="00BB1062">
        <w:rPr>
          <w:sz w:val="24"/>
          <w:szCs w:val="24"/>
          <w:lang w:val="en-US"/>
        </w:rPr>
        <w:t xml:space="preserve">the </w:t>
      </w:r>
      <w:r w:rsidR="00943CDC">
        <w:rPr>
          <w:sz w:val="24"/>
          <w:szCs w:val="24"/>
          <w:lang w:val="en-US"/>
        </w:rPr>
        <w:t xml:space="preserve">reference </w:t>
      </w:r>
      <w:r w:rsidR="00BB1062">
        <w:rPr>
          <w:sz w:val="24"/>
          <w:szCs w:val="24"/>
          <w:lang w:val="en-US"/>
        </w:rPr>
        <w:t xml:space="preserve">distance in </w:t>
      </w:r>
      <w:r w:rsidR="00BB1062" w:rsidRPr="0014705F">
        <w:rPr>
          <w:i/>
          <w:sz w:val="24"/>
          <w:szCs w:val="24"/>
          <w:lang w:val="en-US"/>
        </w:rPr>
        <w:t>m</w:t>
      </w:r>
      <w:r w:rsidR="00946B71">
        <w:rPr>
          <w:sz w:val="24"/>
          <w:szCs w:val="24"/>
          <w:lang w:val="en-US"/>
        </w:rPr>
        <w:t xml:space="preserve">. </w:t>
      </w:r>
      <w:r>
        <w:rPr>
          <w:sz w:val="24"/>
          <w:szCs w:val="24"/>
          <w:lang w:val="en-US"/>
        </w:rPr>
        <w:t>N</w:t>
      </w:r>
      <w:r>
        <w:rPr>
          <w:rFonts w:cstheme="minorHAnsi"/>
          <w:sz w:val="24"/>
          <w:szCs w:val="24"/>
          <w:lang w:val="en-US"/>
        </w:rPr>
        <w:t>ote that calibration is relevant for the diastolic diameter (</w:t>
      </w:r>
      <w:proofErr w:type="spellStart"/>
      <w:r w:rsidRPr="008E3E26">
        <w:rPr>
          <w:rFonts w:cstheme="minorHAnsi"/>
          <w:i/>
          <w:iCs/>
          <w:sz w:val="24"/>
          <w:szCs w:val="24"/>
          <w:lang w:val="en-US"/>
        </w:rPr>
        <w:t>D</w:t>
      </w:r>
      <w:r w:rsidRPr="008E3E26">
        <w:rPr>
          <w:rFonts w:cstheme="minorHAnsi"/>
          <w:sz w:val="24"/>
          <w:szCs w:val="24"/>
          <w:vertAlign w:val="subscript"/>
          <w:lang w:val="en-US"/>
        </w:rPr>
        <w:t>d</w:t>
      </w:r>
      <w:proofErr w:type="spellEnd"/>
      <w:r>
        <w:rPr>
          <w:rFonts w:cstheme="minorHAnsi"/>
          <w:sz w:val="24"/>
          <w:szCs w:val="24"/>
          <w:lang w:val="en-US"/>
        </w:rPr>
        <w:t>) and length (</w:t>
      </w:r>
      <w:proofErr w:type="spellStart"/>
      <w:r w:rsidRPr="008E3E26">
        <w:rPr>
          <w:rFonts w:cstheme="minorHAnsi"/>
          <w:i/>
          <w:iCs/>
          <w:sz w:val="24"/>
          <w:szCs w:val="24"/>
          <w:lang w:val="en-US"/>
        </w:rPr>
        <w:t>L</w:t>
      </w:r>
      <w:r w:rsidRPr="008E3E26">
        <w:rPr>
          <w:rFonts w:cstheme="minorHAnsi"/>
          <w:sz w:val="24"/>
          <w:szCs w:val="24"/>
          <w:vertAlign w:val="subscript"/>
          <w:lang w:val="en-US"/>
        </w:rPr>
        <w:t>d</w:t>
      </w:r>
      <w:proofErr w:type="spellEnd"/>
      <w:r>
        <w:rPr>
          <w:rFonts w:cstheme="minorHAnsi"/>
          <w:sz w:val="24"/>
          <w:szCs w:val="24"/>
          <w:lang w:val="en-US"/>
        </w:rPr>
        <w:t>) but not for the strain estimates (see calculations below).</w:t>
      </w:r>
    </w:p>
    <w:p w14:paraId="3D1D9D60" w14:textId="29A20AF1" w:rsidR="0090526B" w:rsidRPr="004B1483" w:rsidRDefault="000674F9" w:rsidP="00B41630">
      <w:pPr>
        <w:spacing w:line="240" w:lineRule="auto"/>
        <w:jc w:val="both"/>
        <w:rPr>
          <w:rFonts w:cstheme="minorHAnsi"/>
          <w:sz w:val="24"/>
          <w:szCs w:val="24"/>
          <w:lang w:val="en-US"/>
        </w:rPr>
      </w:pPr>
      <w:r>
        <w:rPr>
          <w:rFonts w:cstheme="minorHAnsi"/>
          <w:sz w:val="24"/>
          <w:szCs w:val="24"/>
          <w:lang w:val="en-US"/>
        </w:rPr>
        <w:t xml:space="preserve">The </w:t>
      </w:r>
      <w:r w:rsidRPr="004B1483">
        <w:rPr>
          <w:rFonts w:cstheme="minorHAnsi"/>
          <w:i/>
          <w:sz w:val="24"/>
          <w:szCs w:val="24"/>
          <w:lang w:val="en-US"/>
        </w:rPr>
        <w:t>D</w:t>
      </w:r>
      <w:r>
        <w:rPr>
          <w:rFonts w:cstheme="minorHAnsi"/>
          <w:sz w:val="24"/>
          <w:szCs w:val="24"/>
          <w:lang w:val="en-US"/>
        </w:rPr>
        <w:t xml:space="preserve"> and </w:t>
      </w:r>
      <w:r w:rsidRPr="004B1483">
        <w:rPr>
          <w:rFonts w:cstheme="minorHAnsi"/>
          <w:i/>
          <w:sz w:val="24"/>
          <w:szCs w:val="24"/>
          <w:lang w:val="en-US"/>
        </w:rPr>
        <w:t>L</w:t>
      </w:r>
      <w:r>
        <w:rPr>
          <w:rFonts w:cstheme="minorHAnsi"/>
          <w:sz w:val="24"/>
          <w:szCs w:val="24"/>
          <w:lang w:val="en-US"/>
        </w:rPr>
        <w:t xml:space="preserve"> </w:t>
      </w:r>
      <w:commentRangeStart w:id="35"/>
      <w:r>
        <w:rPr>
          <w:rFonts w:cstheme="minorHAnsi"/>
          <w:sz w:val="24"/>
          <w:szCs w:val="24"/>
          <w:lang w:val="en-US"/>
        </w:rPr>
        <w:t xml:space="preserve">signals </w:t>
      </w:r>
      <w:r w:rsidR="00943CDC">
        <w:rPr>
          <w:rFonts w:cstheme="minorHAnsi"/>
          <w:sz w:val="24"/>
          <w:szCs w:val="24"/>
          <w:lang w:val="en-US"/>
        </w:rPr>
        <w:t xml:space="preserve">can be decomposed to the summation of (co)sines with </w:t>
      </w:r>
      <w:proofErr w:type="gramStart"/>
      <w:r w:rsidR="00943CDC">
        <w:rPr>
          <w:rFonts w:cstheme="minorHAnsi"/>
          <w:sz w:val="24"/>
          <w:szCs w:val="24"/>
          <w:lang w:val="en-US"/>
        </w:rPr>
        <w:t xml:space="preserve">different  </w:t>
      </w:r>
      <w:r>
        <w:rPr>
          <w:rFonts w:cstheme="minorHAnsi"/>
          <w:sz w:val="24"/>
          <w:szCs w:val="24"/>
          <w:lang w:val="en-US"/>
        </w:rPr>
        <w:t>frequencies</w:t>
      </w:r>
      <w:proofErr w:type="gramEnd"/>
      <w:r w:rsidR="00943CDC">
        <w:rPr>
          <w:rFonts w:cstheme="minorHAnsi"/>
          <w:sz w:val="24"/>
          <w:szCs w:val="24"/>
          <w:lang w:val="en-US"/>
        </w:rPr>
        <w:t xml:space="preserve"> by using the well-known Fourier series</w:t>
      </w:r>
      <w:r>
        <w:rPr>
          <w:rFonts w:cstheme="minorHAnsi"/>
          <w:sz w:val="24"/>
          <w:szCs w:val="24"/>
          <w:lang w:val="en-US"/>
        </w:rPr>
        <w:t xml:space="preserve">. </w:t>
      </w:r>
      <w:r w:rsidR="003F3B3A">
        <w:rPr>
          <w:rFonts w:cstheme="minorHAnsi"/>
          <w:sz w:val="24"/>
          <w:szCs w:val="24"/>
          <w:lang w:val="en-US"/>
        </w:rPr>
        <w:t>The lowest frequency of each signal was in the order of 0.2 Hz and therefore identified as the one produced due to ventilation</w:t>
      </w:r>
      <w:r w:rsidR="00F5012B">
        <w:rPr>
          <w:rFonts w:cstheme="minorHAnsi"/>
          <w:sz w:val="24"/>
          <w:szCs w:val="24"/>
          <w:lang w:val="en-US"/>
        </w:rPr>
        <w:t xml:space="preserve"> (</w:t>
      </w:r>
      <w:r w:rsidR="00F5012B" w:rsidRPr="004B1483">
        <w:rPr>
          <w:rFonts w:cstheme="minorHAnsi"/>
          <w:b/>
          <w:sz w:val="24"/>
          <w:szCs w:val="24"/>
          <w:lang w:val="en-US"/>
        </w:rPr>
        <w:t xml:space="preserve">Fig. 1C </w:t>
      </w:r>
      <w:r w:rsidR="00F5012B" w:rsidRPr="009F0535">
        <w:rPr>
          <w:rFonts w:cstheme="minorHAnsi"/>
          <w:sz w:val="24"/>
          <w:szCs w:val="24"/>
          <w:lang w:val="en-US"/>
        </w:rPr>
        <w:t>and</w:t>
      </w:r>
      <w:r w:rsidR="00F5012B" w:rsidRPr="004B1483">
        <w:rPr>
          <w:rFonts w:cstheme="minorHAnsi"/>
          <w:b/>
          <w:sz w:val="24"/>
          <w:szCs w:val="24"/>
          <w:lang w:val="en-US"/>
        </w:rPr>
        <w:t xml:space="preserve"> F</w:t>
      </w:r>
      <w:r w:rsidR="00F5012B">
        <w:rPr>
          <w:rFonts w:cstheme="minorHAnsi"/>
          <w:sz w:val="24"/>
          <w:szCs w:val="24"/>
          <w:lang w:val="en-US"/>
        </w:rPr>
        <w:t>).</w:t>
      </w:r>
      <w:r w:rsidR="003F3B3A">
        <w:rPr>
          <w:rFonts w:cstheme="minorHAnsi"/>
          <w:sz w:val="24"/>
          <w:szCs w:val="24"/>
          <w:lang w:val="en-US"/>
        </w:rPr>
        <w:t xml:space="preserve"> Each ventilation cycle was extracted manually from the raw </w:t>
      </w:r>
      <w:r w:rsidR="003F3B3A" w:rsidRPr="00D103DE">
        <w:rPr>
          <w:rFonts w:cstheme="minorHAnsi"/>
          <w:i/>
          <w:sz w:val="24"/>
          <w:szCs w:val="24"/>
          <w:lang w:val="en-US"/>
        </w:rPr>
        <w:t>D</w:t>
      </w:r>
      <w:r w:rsidR="003F3B3A">
        <w:rPr>
          <w:rFonts w:cstheme="minorHAnsi"/>
          <w:sz w:val="24"/>
          <w:szCs w:val="24"/>
          <w:lang w:val="en-US"/>
        </w:rPr>
        <w:t xml:space="preserve"> and </w:t>
      </w:r>
      <w:r w:rsidR="003F3B3A" w:rsidRPr="00D103DE">
        <w:rPr>
          <w:rFonts w:cstheme="minorHAnsi"/>
          <w:i/>
          <w:sz w:val="24"/>
          <w:szCs w:val="24"/>
          <w:lang w:val="en-US"/>
        </w:rPr>
        <w:t>L</w:t>
      </w:r>
      <w:r w:rsidR="003F3B3A">
        <w:rPr>
          <w:rFonts w:cstheme="minorHAnsi"/>
          <w:sz w:val="24"/>
          <w:szCs w:val="24"/>
          <w:lang w:val="en-US"/>
        </w:rPr>
        <w:t xml:space="preserve"> signals </w:t>
      </w:r>
      <w:commentRangeEnd w:id="35"/>
      <w:r w:rsidR="0014705F">
        <w:rPr>
          <w:rStyle w:val="CommentReference"/>
        </w:rPr>
        <w:commentReference w:id="35"/>
      </w:r>
      <w:r w:rsidR="003F3B3A">
        <w:rPr>
          <w:rFonts w:cstheme="minorHAnsi"/>
          <w:sz w:val="24"/>
          <w:szCs w:val="24"/>
          <w:lang w:val="en-US"/>
        </w:rPr>
        <w:t>and  smoothed</w:t>
      </w:r>
      <w:r w:rsidR="0014705F">
        <w:rPr>
          <w:rFonts w:cstheme="minorHAnsi"/>
          <w:sz w:val="24"/>
          <w:szCs w:val="24"/>
          <w:lang w:val="en-US"/>
        </w:rPr>
        <w:t xml:space="preserve">, </w:t>
      </w:r>
      <w:r w:rsidR="004E6A79">
        <w:rPr>
          <w:rFonts w:cstheme="minorHAnsi"/>
          <w:sz w:val="24"/>
          <w:szCs w:val="24"/>
          <w:lang w:val="en-US"/>
        </w:rPr>
        <w:t xml:space="preserve">using </w:t>
      </w:r>
      <w:r w:rsidR="006D6300">
        <w:rPr>
          <w:rFonts w:cstheme="minorHAnsi"/>
          <w:sz w:val="24"/>
          <w:szCs w:val="24"/>
          <w:lang w:val="en-US"/>
        </w:rPr>
        <w:t xml:space="preserve">a </w:t>
      </w:r>
      <w:r w:rsidR="00973FE7">
        <w:rPr>
          <w:rFonts w:cstheme="minorHAnsi"/>
          <w:sz w:val="24"/>
          <w:szCs w:val="24"/>
          <w:lang w:val="en-US"/>
        </w:rPr>
        <w:t>zero-phase digital</w:t>
      </w:r>
      <w:r w:rsidR="004E6A79">
        <w:rPr>
          <w:rFonts w:cstheme="minorHAnsi"/>
          <w:sz w:val="24"/>
          <w:szCs w:val="24"/>
          <w:lang w:val="en-US"/>
        </w:rPr>
        <w:t xml:space="preserve"> filter</w:t>
      </w:r>
      <w:r w:rsidR="003A390F">
        <w:rPr>
          <w:rFonts w:cstheme="minorHAnsi"/>
          <w:sz w:val="24"/>
          <w:szCs w:val="24"/>
          <w:lang w:val="en-US"/>
        </w:rPr>
        <w:t xml:space="preserve"> (</w:t>
      </w:r>
      <w:proofErr w:type="spellStart"/>
      <w:r w:rsidR="004E6A79">
        <w:rPr>
          <w:rFonts w:asciiTheme="majorHAnsi" w:hAnsiTheme="majorHAnsi" w:cstheme="majorHAnsi"/>
          <w:sz w:val="24"/>
          <w:szCs w:val="24"/>
          <w:lang w:val="en-US"/>
        </w:rPr>
        <w:t>filtfilt</w:t>
      </w:r>
      <w:proofErr w:type="spellEnd"/>
      <w:r w:rsidR="003A390F">
        <w:rPr>
          <w:rFonts w:cstheme="minorHAnsi"/>
          <w:sz w:val="24"/>
          <w:szCs w:val="24"/>
          <w:lang w:val="en-US"/>
        </w:rPr>
        <w:t xml:space="preserve">, </w:t>
      </w:r>
      <w:r w:rsidR="004E6A79">
        <w:rPr>
          <w:rFonts w:cstheme="minorHAnsi"/>
          <w:sz w:val="24"/>
          <w:szCs w:val="24"/>
          <w:lang w:val="en-US"/>
        </w:rPr>
        <w:t xml:space="preserve">MATLAB R2018a; </w:t>
      </w:r>
      <w:proofErr w:type="spellStart"/>
      <w:r w:rsidR="004E6A79" w:rsidRPr="004B1483">
        <w:rPr>
          <w:rFonts w:cstheme="minorHAnsi"/>
          <w:i/>
          <w:sz w:val="24"/>
          <w:szCs w:val="24"/>
          <w:lang w:val="en-US"/>
        </w:rPr>
        <w:t>MathWorks</w:t>
      </w:r>
      <w:proofErr w:type="spellEnd"/>
      <w:r w:rsidR="004E6A79" w:rsidRPr="004B1483">
        <w:rPr>
          <w:rFonts w:cstheme="minorHAnsi"/>
          <w:i/>
          <w:sz w:val="24"/>
          <w:szCs w:val="24"/>
          <w:lang w:val="en-US"/>
        </w:rPr>
        <w:t>, Natick, MA, USA</w:t>
      </w:r>
      <w:r w:rsidR="004E6A79">
        <w:rPr>
          <w:rFonts w:cstheme="minorHAnsi"/>
          <w:sz w:val="24"/>
          <w:szCs w:val="24"/>
          <w:lang w:val="en-US"/>
        </w:rPr>
        <w:t>)</w:t>
      </w:r>
      <w:r w:rsidR="006D6300">
        <w:rPr>
          <w:rFonts w:cstheme="minorHAnsi"/>
          <w:sz w:val="24"/>
          <w:szCs w:val="24"/>
          <w:lang w:val="en-US"/>
        </w:rPr>
        <w:t xml:space="preserve"> with </w:t>
      </w:r>
      <w:r w:rsidR="00973FE7">
        <w:rPr>
          <w:rFonts w:cstheme="minorHAnsi"/>
          <w:sz w:val="24"/>
          <w:szCs w:val="24"/>
          <w:lang w:val="en-US"/>
        </w:rPr>
        <w:t>f</w:t>
      </w:r>
      <w:r w:rsidR="006D6300">
        <w:rPr>
          <w:rFonts w:cstheme="minorHAnsi"/>
          <w:sz w:val="24"/>
          <w:szCs w:val="24"/>
          <w:lang w:val="en-US"/>
        </w:rPr>
        <w:t>ilter</w:t>
      </w:r>
      <w:r w:rsidR="00973FE7">
        <w:rPr>
          <w:rFonts w:cstheme="minorHAnsi"/>
          <w:sz w:val="24"/>
          <w:szCs w:val="24"/>
          <w:lang w:val="en-US"/>
        </w:rPr>
        <w:t xml:space="preserve"> coefficients  a = 1 and b = 1/6*[1 1 1 1 1 1</w:t>
      </w:r>
      <w:r w:rsidR="00556992">
        <w:rPr>
          <w:rFonts w:cstheme="minorHAnsi"/>
          <w:sz w:val="24"/>
          <w:szCs w:val="24"/>
          <w:lang w:val="en-US"/>
        </w:rPr>
        <w:t>]</w:t>
      </w:r>
      <w:r w:rsidR="00943CDC">
        <w:rPr>
          <w:rFonts w:cstheme="minorHAnsi"/>
          <w:sz w:val="24"/>
          <w:szCs w:val="24"/>
          <w:lang w:val="en-US"/>
        </w:rPr>
        <w:t>, resulting in an effective  cut-off frequency of</w:t>
      </w:r>
      <w:r w:rsidR="00651E67">
        <w:rPr>
          <w:rFonts w:cstheme="minorHAnsi"/>
          <w:sz w:val="24"/>
          <w:szCs w:val="24"/>
          <w:lang w:val="en-US"/>
        </w:rPr>
        <w:t xml:space="preserve"> </w:t>
      </w:r>
      <w:commentRangeStart w:id="36"/>
      <w:r w:rsidR="00651E67">
        <w:rPr>
          <w:rFonts w:cstheme="minorHAnsi"/>
          <w:sz w:val="24"/>
          <w:szCs w:val="24"/>
          <w:lang w:val="en-US"/>
        </w:rPr>
        <w:t>3.5 – 4Hz</w:t>
      </w:r>
      <w:commentRangeEnd w:id="36"/>
      <w:r w:rsidR="009315D8">
        <w:rPr>
          <w:rStyle w:val="CommentReference"/>
        </w:rPr>
        <w:commentReference w:id="36"/>
      </w:r>
      <w:r w:rsidR="00B45C30">
        <w:rPr>
          <w:rFonts w:cstheme="minorHAnsi"/>
          <w:sz w:val="24"/>
          <w:szCs w:val="24"/>
          <w:lang w:val="en-US"/>
        </w:rPr>
        <w:t xml:space="preserve">. </w:t>
      </w:r>
      <w:commentRangeStart w:id="37"/>
      <w:commentRangeStart w:id="38"/>
      <w:r w:rsidR="00572FC7">
        <w:rPr>
          <w:rFonts w:cstheme="minorHAnsi"/>
          <w:sz w:val="24"/>
          <w:szCs w:val="24"/>
          <w:lang w:val="en-US"/>
        </w:rPr>
        <w:t xml:space="preserve">The </w:t>
      </w:r>
      <w:r w:rsidR="00F5012B">
        <w:rPr>
          <w:rFonts w:cstheme="minorHAnsi"/>
          <w:sz w:val="24"/>
          <w:szCs w:val="24"/>
          <w:lang w:val="en-US"/>
        </w:rPr>
        <w:t xml:space="preserve">start and end points </w:t>
      </w:r>
      <w:r w:rsidR="00572FC7">
        <w:rPr>
          <w:rFonts w:cstheme="minorHAnsi"/>
          <w:sz w:val="24"/>
          <w:szCs w:val="24"/>
          <w:lang w:val="en-US"/>
        </w:rPr>
        <w:t xml:space="preserve">for ventilation cycle and single beat </w:t>
      </w:r>
      <w:r w:rsidR="00F5012B">
        <w:rPr>
          <w:rFonts w:cstheme="minorHAnsi"/>
          <w:sz w:val="24"/>
          <w:szCs w:val="24"/>
          <w:lang w:val="en-US"/>
        </w:rPr>
        <w:t>were selected manually using</w:t>
      </w:r>
      <w:r w:rsidR="00943CDC">
        <w:rPr>
          <w:rFonts w:cstheme="minorHAnsi"/>
          <w:sz w:val="24"/>
          <w:szCs w:val="24"/>
          <w:lang w:val="en-US"/>
        </w:rPr>
        <w:t xml:space="preserve"> the MATLAB function</w:t>
      </w:r>
      <w:r w:rsidR="00F5012B">
        <w:rPr>
          <w:rFonts w:cstheme="minorHAnsi"/>
          <w:sz w:val="24"/>
          <w:szCs w:val="24"/>
          <w:lang w:val="en-US"/>
        </w:rPr>
        <w:t xml:space="preserve"> </w:t>
      </w:r>
      <w:proofErr w:type="spellStart"/>
      <w:r w:rsidR="00F5012B" w:rsidRPr="004B1483">
        <w:rPr>
          <w:rFonts w:asciiTheme="majorHAnsi" w:hAnsiTheme="majorHAnsi" w:cstheme="majorHAnsi"/>
          <w:sz w:val="24"/>
          <w:szCs w:val="24"/>
          <w:lang w:val="en-US"/>
        </w:rPr>
        <w:t>ginput</w:t>
      </w:r>
      <w:proofErr w:type="spellEnd"/>
      <w:r w:rsidR="00F5012B">
        <w:rPr>
          <w:rFonts w:cstheme="minorHAnsi"/>
          <w:sz w:val="24"/>
          <w:szCs w:val="24"/>
          <w:lang w:val="en-US"/>
        </w:rPr>
        <w:t xml:space="preserve">. </w:t>
      </w:r>
      <w:r w:rsidR="00572FC7">
        <w:rPr>
          <w:rFonts w:cstheme="minorHAnsi"/>
          <w:sz w:val="24"/>
          <w:szCs w:val="24"/>
          <w:lang w:val="en-US"/>
        </w:rPr>
        <w:t>The signal values between those start and end points were then identified by the algorithm</w:t>
      </w:r>
      <w:r w:rsidR="00943CDC">
        <w:rPr>
          <w:rFonts w:cstheme="minorHAnsi"/>
          <w:sz w:val="24"/>
          <w:szCs w:val="24"/>
          <w:lang w:val="en-US"/>
        </w:rPr>
        <w:t xml:space="preserve"> and subsequently </w:t>
      </w:r>
      <w:r w:rsidR="00572FC7">
        <w:rPr>
          <w:rFonts w:cstheme="minorHAnsi"/>
          <w:sz w:val="24"/>
          <w:szCs w:val="24"/>
          <w:lang w:val="en-US"/>
        </w:rPr>
        <w:t xml:space="preserve">the ventilation cycle and a single </w:t>
      </w:r>
      <w:r w:rsidR="00943CDC">
        <w:rPr>
          <w:rFonts w:cstheme="minorHAnsi"/>
          <w:sz w:val="24"/>
          <w:szCs w:val="24"/>
          <w:lang w:val="en-US"/>
        </w:rPr>
        <w:t>heart</w:t>
      </w:r>
      <w:r w:rsidR="00572FC7">
        <w:rPr>
          <w:rFonts w:cstheme="minorHAnsi"/>
          <w:sz w:val="24"/>
          <w:szCs w:val="24"/>
          <w:lang w:val="en-US"/>
        </w:rPr>
        <w:t>beat</w:t>
      </w:r>
      <w:r w:rsidR="00943CDC">
        <w:rPr>
          <w:rFonts w:cstheme="minorHAnsi"/>
          <w:sz w:val="24"/>
          <w:szCs w:val="24"/>
          <w:lang w:val="en-US"/>
        </w:rPr>
        <w:t xml:space="preserve"> were segmented</w:t>
      </w:r>
      <w:r w:rsidR="00572FC7">
        <w:rPr>
          <w:rFonts w:cstheme="minorHAnsi"/>
          <w:sz w:val="24"/>
          <w:szCs w:val="24"/>
          <w:lang w:val="en-US"/>
        </w:rPr>
        <w:t xml:space="preserve">. </w:t>
      </w:r>
      <w:commentRangeEnd w:id="37"/>
      <w:r w:rsidR="00943CDC">
        <w:rPr>
          <w:rStyle w:val="CommentReference"/>
        </w:rPr>
        <w:commentReference w:id="37"/>
      </w:r>
      <w:commentRangeEnd w:id="38"/>
      <w:r w:rsidR="0000395B">
        <w:rPr>
          <w:rStyle w:val="CommentReference"/>
        </w:rPr>
        <w:commentReference w:id="38"/>
      </w:r>
      <w:r w:rsidR="00803753">
        <w:rPr>
          <w:rFonts w:cstheme="minorHAnsi"/>
          <w:sz w:val="24"/>
          <w:szCs w:val="24"/>
          <w:lang w:val="en-US"/>
        </w:rPr>
        <w:t xml:space="preserve">After beat </w:t>
      </w:r>
      <w:commentRangeStart w:id="39"/>
      <w:r w:rsidR="00803753">
        <w:rPr>
          <w:rFonts w:cstheme="minorHAnsi"/>
          <w:sz w:val="24"/>
          <w:szCs w:val="24"/>
          <w:lang w:val="en-US"/>
        </w:rPr>
        <w:t>segmentation</w:t>
      </w:r>
      <w:commentRangeEnd w:id="39"/>
      <w:r w:rsidR="00803753">
        <w:rPr>
          <w:rStyle w:val="CommentReference"/>
        </w:rPr>
        <w:commentReference w:id="39"/>
      </w:r>
      <w:r w:rsidR="006D6300">
        <w:rPr>
          <w:rFonts w:cstheme="minorHAnsi"/>
          <w:sz w:val="24"/>
          <w:szCs w:val="24"/>
          <w:lang w:val="en-US"/>
        </w:rPr>
        <w:t xml:space="preserve">, </w:t>
      </w:r>
      <w:r w:rsidR="00803753">
        <w:rPr>
          <w:rFonts w:cstheme="minorHAnsi"/>
          <w:sz w:val="24"/>
          <w:szCs w:val="24"/>
          <w:lang w:val="en-US"/>
        </w:rPr>
        <w:t xml:space="preserve">the beat-by-beat </w:t>
      </w:r>
      <w:r w:rsidR="006D6300">
        <w:rPr>
          <w:rFonts w:cstheme="minorHAnsi"/>
          <w:sz w:val="24"/>
          <w:szCs w:val="24"/>
          <w:lang w:val="en-US"/>
        </w:rPr>
        <w:t>m</w:t>
      </w:r>
      <w:r w:rsidR="00556992">
        <w:rPr>
          <w:rFonts w:cstheme="minorHAnsi"/>
          <w:sz w:val="24"/>
          <w:szCs w:val="24"/>
          <w:lang w:val="en-US"/>
        </w:rPr>
        <w:t>i</w:t>
      </w:r>
      <w:r w:rsidR="002378DA">
        <w:rPr>
          <w:rFonts w:cstheme="minorHAnsi"/>
          <w:sz w:val="24"/>
          <w:szCs w:val="24"/>
          <w:lang w:val="en-US"/>
        </w:rPr>
        <w:t xml:space="preserve">nimum and maximum points </w:t>
      </w:r>
      <w:r w:rsidR="00556992">
        <w:rPr>
          <w:rFonts w:cstheme="minorHAnsi"/>
          <w:sz w:val="24"/>
          <w:szCs w:val="24"/>
          <w:lang w:val="en-US"/>
        </w:rPr>
        <w:t xml:space="preserve">were </w:t>
      </w:r>
      <w:r w:rsidR="00803753">
        <w:rPr>
          <w:rFonts w:cstheme="minorHAnsi"/>
          <w:sz w:val="24"/>
          <w:szCs w:val="24"/>
          <w:lang w:val="en-US"/>
        </w:rPr>
        <w:t>determined</w:t>
      </w:r>
      <w:r w:rsidR="0096711D">
        <w:rPr>
          <w:rFonts w:cstheme="minorHAnsi"/>
          <w:sz w:val="24"/>
          <w:szCs w:val="24"/>
          <w:lang w:val="en-US"/>
        </w:rPr>
        <w:t>,</w:t>
      </w:r>
      <w:r w:rsidR="00803753">
        <w:rPr>
          <w:rFonts w:cstheme="minorHAnsi"/>
          <w:sz w:val="24"/>
          <w:szCs w:val="24"/>
          <w:lang w:val="en-US"/>
        </w:rPr>
        <w:t xml:space="preserve"> </w:t>
      </w:r>
      <w:r w:rsidR="00556992">
        <w:rPr>
          <w:rFonts w:cstheme="minorHAnsi"/>
          <w:sz w:val="24"/>
          <w:szCs w:val="24"/>
          <w:lang w:val="en-US"/>
        </w:rPr>
        <w:t>yield</w:t>
      </w:r>
      <w:r w:rsidR="00803753">
        <w:rPr>
          <w:rFonts w:cstheme="minorHAnsi"/>
          <w:sz w:val="24"/>
          <w:szCs w:val="24"/>
          <w:lang w:val="en-US"/>
        </w:rPr>
        <w:t>ing</w:t>
      </w:r>
      <w:r w:rsidR="00556992">
        <w:rPr>
          <w:rFonts w:cstheme="minorHAnsi"/>
          <w:sz w:val="24"/>
          <w:szCs w:val="24"/>
          <w:lang w:val="en-US"/>
        </w:rPr>
        <w:t xml:space="preserve"> </w:t>
      </w:r>
      <w:r w:rsidR="00064CBE">
        <w:rPr>
          <w:rFonts w:cstheme="minorHAnsi"/>
          <w:sz w:val="24"/>
          <w:szCs w:val="24"/>
          <w:lang w:val="en-US"/>
        </w:rPr>
        <w:t xml:space="preserve">respectively </w:t>
      </w:r>
      <w:r w:rsidR="00556992">
        <w:rPr>
          <w:rFonts w:cstheme="minorHAnsi"/>
          <w:sz w:val="24"/>
          <w:szCs w:val="24"/>
          <w:lang w:val="en-US"/>
        </w:rPr>
        <w:t xml:space="preserve">diastolic </w:t>
      </w:r>
      <w:r w:rsidR="00803753">
        <w:rPr>
          <w:rFonts w:cstheme="minorHAnsi"/>
          <w:sz w:val="24"/>
          <w:szCs w:val="24"/>
          <w:lang w:val="en-US"/>
        </w:rPr>
        <w:t xml:space="preserve">values </w:t>
      </w:r>
      <w:r w:rsidR="00556992">
        <w:rPr>
          <w:rFonts w:cstheme="minorHAnsi"/>
          <w:sz w:val="24"/>
          <w:szCs w:val="24"/>
          <w:lang w:val="en-US"/>
        </w:rPr>
        <w:t>(</w:t>
      </w:r>
      <w:proofErr w:type="spellStart"/>
      <w:r w:rsidR="00556992" w:rsidRPr="00556992">
        <w:rPr>
          <w:rFonts w:cstheme="minorHAnsi"/>
          <w:i/>
          <w:sz w:val="24"/>
          <w:szCs w:val="24"/>
          <w:lang w:val="en-US"/>
        </w:rPr>
        <w:t>D</w:t>
      </w:r>
      <w:r w:rsidR="00556992" w:rsidRPr="00556992">
        <w:rPr>
          <w:rFonts w:cstheme="minorHAnsi"/>
          <w:sz w:val="24"/>
          <w:szCs w:val="24"/>
          <w:vertAlign w:val="subscript"/>
          <w:lang w:val="en-US"/>
        </w:rPr>
        <w:t>d</w:t>
      </w:r>
      <w:proofErr w:type="spellEnd"/>
      <w:r w:rsidR="00556992">
        <w:rPr>
          <w:rFonts w:cstheme="minorHAnsi"/>
          <w:sz w:val="24"/>
          <w:szCs w:val="24"/>
          <w:lang w:val="en-US"/>
        </w:rPr>
        <w:t xml:space="preserve"> and </w:t>
      </w:r>
      <w:proofErr w:type="spellStart"/>
      <w:r w:rsidR="00556992" w:rsidRPr="00556992">
        <w:rPr>
          <w:rFonts w:cstheme="minorHAnsi"/>
          <w:i/>
          <w:sz w:val="24"/>
          <w:szCs w:val="24"/>
          <w:lang w:val="en-US"/>
        </w:rPr>
        <w:t>L</w:t>
      </w:r>
      <w:r w:rsidR="00556992" w:rsidRPr="00556992">
        <w:rPr>
          <w:rFonts w:cstheme="minorHAnsi"/>
          <w:sz w:val="24"/>
          <w:szCs w:val="24"/>
          <w:vertAlign w:val="subscript"/>
          <w:lang w:val="en-US"/>
        </w:rPr>
        <w:t>d</w:t>
      </w:r>
      <w:proofErr w:type="spellEnd"/>
      <w:r w:rsidR="00556992">
        <w:rPr>
          <w:rFonts w:cstheme="minorHAnsi"/>
          <w:sz w:val="24"/>
          <w:szCs w:val="24"/>
          <w:lang w:val="en-US"/>
        </w:rPr>
        <w:t xml:space="preserve">) and the </w:t>
      </w:r>
      <w:r w:rsidR="00556992" w:rsidRPr="00556992">
        <w:rPr>
          <w:rFonts w:cstheme="minorHAnsi"/>
          <w:sz w:val="24"/>
          <w:szCs w:val="24"/>
          <w:lang w:val="en-US"/>
        </w:rPr>
        <w:t>deformations (</w:t>
      </w:r>
      <w:r w:rsidR="00556992" w:rsidRPr="00556992">
        <w:rPr>
          <w:rFonts w:cstheme="minorHAnsi"/>
          <w:color w:val="222222"/>
          <w:sz w:val="24"/>
          <w:szCs w:val="24"/>
          <w:shd w:val="clear" w:color="auto" w:fill="FFFFFF"/>
        </w:rPr>
        <w:t>Δ</w:t>
      </w:r>
      <w:r w:rsidR="00556992" w:rsidRPr="00556992">
        <w:rPr>
          <w:rFonts w:cstheme="minorHAnsi"/>
          <w:i/>
          <w:color w:val="222222"/>
          <w:sz w:val="24"/>
          <w:szCs w:val="24"/>
          <w:shd w:val="clear" w:color="auto" w:fill="FFFFFF"/>
          <w:lang w:val="en-US"/>
        </w:rPr>
        <w:t xml:space="preserve">D </w:t>
      </w:r>
      <w:r w:rsidR="00556992" w:rsidRPr="00556992">
        <w:rPr>
          <w:rFonts w:cstheme="minorHAnsi"/>
          <w:color w:val="222222"/>
          <w:sz w:val="24"/>
          <w:szCs w:val="24"/>
          <w:shd w:val="clear" w:color="auto" w:fill="FFFFFF"/>
          <w:lang w:val="en-US"/>
        </w:rPr>
        <w:t xml:space="preserve">and </w:t>
      </w:r>
      <w:r w:rsidR="00556992" w:rsidRPr="00556992">
        <w:rPr>
          <w:rFonts w:cstheme="minorHAnsi"/>
          <w:color w:val="222222"/>
          <w:sz w:val="24"/>
          <w:szCs w:val="24"/>
          <w:shd w:val="clear" w:color="auto" w:fill="FFFFFF"/>
        </w:rPr>
        <w:t>Δ</w:t>
      </w:r>
      <w:r w:rsidR="00556992" w:rsidRPr="00556992">
        <w:rPr>
          <w:rFonts w:cstheme="minorHAnsi"/>
          <w:i/>
          <w:color w:val="222222"/>
          <w:sz w:val="24"/>
          <w:szCs w:val="24"/>
          <w:shd w:val="clear" w:color="auto" w:fill="FFFFFF"/>
          <w:lang w:val="en-US"/>
        </w:rPr>
        <w:t>L</w:t>
      </w:r>
      <w:r w:rsidR="00556992" w:rsidRPr="00556992">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 xml:space="preserve">The </w:t>
      </w:r>
      <w:r w:rsidR="00556992">
        <w:rPr>
          <w:rFonts w:cstheme="minorHAnsi"/>
          <w:color w:val="222222"/>
          <w:sz w:val="24"/>
          <w:szCs w:val="24"/>
          <w:shd w:val="clear" w:color="auto" w:fill="FFFFFF"/>
          <w:lang w:val="en-US"/>
        </w:rPr>
        <w:t>circumferential strains and axial strains</w:t>
      </w:r>
      <w:r w:rsidR="002378DA">
        <w:rPr>
          <w:rFonts w:cstheme="minorHAnsi"/>
          <w:color w:val="222222"/>
          <w:sz w:val="24"/>
          <w:szCs w:val="24"/>
          <w:shd w:val="clear" w:color="auto" w:fill="FFFFFF"/>
          <w:lang w:val="en-US"/>
        </w:rPr>
        <w:t xml:space="preserve"> were </w:t>
      </w:r>
      <w:r w:rsidR="00803753">
        <w:rPr>
          <w:rFonts w:cstheme="minorHAnsi"/>
          <w:color w:val="222222"/>
          <w:sz w:val="24"/>
          <w:szCs w:val="24"/>
          <w:shd w:val="clear" w:color="auto" w:fill="FFFFFF"/>
          <w:lang w:val="en-US"/>
        </w:rPr>
        <w:t>then calculated for each beat as the relative deformations (</w:t>
      </w:r>
      <w:r w:rsidR="00803753" w:rsidRPr="00556992">
        <w:rPr>
          <w:rFonts w:cstheme="minorHAnsi"/>
          <w:color w:val="222222"/>
          <w:sz w:val="24"/>
          <w:szCs w:val="24"/>
          <w:shd w:val="clear" w:color="auto" w:fill="FFFFFF"/>
        </w:rPr>
        <w:t>Δ</w:t>
      </w:r>
      <w:r w:rsidR="00803753" w:rsidRPr="00556992">
        <w:rPr>
          <w:rFonts w:cstheme="minorHAnsi"/>
          <w:i/>
          <w:color w:val="222222"/>
          <w:sz w:val="24"/>
          <w:szCs w:val="24"/>
          <w:shd w:val="clear" w:color="auto" w:fill="FFFFFF"/>
          <w:lang w:val="en-US"/>
        </w:rPr>
        <w:t>D</w:t>
      </w:r>
      <w:r w:rsidR="00803753">
        <w:rPr>
          <w:rFonts w:cstheme="minorHAnsi"/>
          <w:color w:val="222222"/>
          <w:sz w:val="24"/>
          <w:szCs w:val="24"/>
          <w:shd w:val="clear" w:color="auto" w:fill="FFFFFF"/>
          <w:lang w:val="en-US"/>
        </w:rPr>
        <w:t>/</w:t>
      </w:r>
      <w:proofErr w:type="spellStart"/>
      <w:r w:rsidR="00803753" w:rsidRPr="00556992">
        <w:rPr>
          <w:rFonts w:cstheme="minorHAnsi"/>
          <w:i/>
          <w:sz w:val="24"/>
          <w:szCs w:val="24"/>
          <w:lang w:val="en-US"/>
        </w:rPr>
        <w:t>D</w:t>
      </w:r>
      <w:r w:rsidR="00803753" w:rsidRPr="00556992">
        <w:rPr>
          <w:rFonts w:cstheme="minorHAnsi"/>
          <w:sz w:val="24"/>
          <w:szCs w:val="24"/>
          <w:vertAlign w:val="subscript"/>
          <w:lang w:val="en-US"/>
        </w:rPr>
        <w:t>d</w:t>
      </w:r>
      <w:proofErr w:type="spellEnd"/>
      <w:r w:rsidR="00803753">
        <w:rPr>
          <w:rFonts w:cstheme="minorHAnsi"/>
          <w:color w:val="222222"/>
          <w:sz w:val="24"/>
          <w:szCs w:val="24"/>
          <w:shd w:val="clear" w:color="auto" w:fill="FFFFFF"/>
          <w:lang w:val="en-US"/>
        </w:rPr>
        <w:t>) and</w:t>
      </w:r>
      <w:r w:rsidR="00803753" w:rsidRPr="00803753">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w:t>
      </w:r>
      <w:r w:rsidR="00803753" w:rsidRPr="00556992">
        <w:rPr>
          <w:rFonts w:cstheme="minorHAnsi"/>
          <w:color w:val="222222"/>
          <w:sz w:val="24"/>
          <w:szCs w:val="24"/>
          <w:shd w:val="clear" w:color="auto" w:fill="FFFFFF"/>
        </w:rPr>
        <w:t>Δ</w:t>
      </w:r>
      <w:r w:rsidR="00803753" w:rsidRPr="00556992">
        <w:rPr>
          <w:rFonts w:cstheme="minorHAnsi"/>
          <w:i/>
          <w:color w:val="222222"/>
          <w:sz w:val="24"/>
          <w:szCs w:val="24"/>
          <w:shd w:val="clear" w:color="auto" w:fill="FFFFFF"/>
          <w:lang w:val="en-US"/>
        </w:rPr>
        <w:t>L</w:t>
      </w:r>
      <w:r w:rsidR="00803753">
        <w:rPr>
          <w:rFonts w:cstheme="minorHAnsi"/>
          <w:color w:val="222222"/>
          <w:sz w:val="24"/>
          <w:szCs w:val="24"/>
          <w:shd w:val="clear" w:color="auto" w:fill="FFFFFF"/>
          <w:lang w:val="en-US"/>
        </w:rPr>
        <w:t>/</w:t>
      </w:r>
      <w:proofErr w:type="spellStart"/>
      <w:r w:rsidR="00803753" w:rsidRPr="00556992">
        <w:rPr>
          <w:rFonts w:cstheme="minorHAnsi"/>
          <w:i/>
          <w:sz w:val="24"/>
          <w:szCs w:val="24"/>
          <w:lang w:val="en-US"/>
        </w:rPr>
        <w:t>L</w:t>
      </w:r>
      <w:r w:rsidR="00803753" w:rsidRPr="00556992">
        <w:rPr>
          <w:rFonts w:cstheme="minorHAnsi"/>
          <w:sz w:val="24"/>
          <w:szCs w:val="24"/>
          <w:vertAlign w:val="subscript"/>
          <w:lang w:val="en-US"/>
        </w:rPr>
        <w:t>d</w:t>
      </w:r>
      <w:proofErr w:type="spellEnd"/>
      <w:r w:rsidR="00803753">
        <w:rPr>
          <w:rFonts w:cstheme="minorHAnsi"/>
          <w:color w:val="222222"/>
          <w:sz w:val="24"/>
          <w:szCs w:val="24"/>
          <w:shd w:val="clear" w:color="auto" w:fill="FFFFFF"/>
          <w:lang w:val="en-US"/>
        </w:rPr>
        <w:t>), respectively</w:t>
      </w:r>
      <w:r>
        <w:rPr>
          <w:rFonts w:cstheme="minorHAnsi"/>
          <w:color w:val="222222"/>
          <w:sz w:val="24"/>
          <w:szCs w:val="24"/>
          <w:shd w:val="clear" w:color="auto" w:fill="FFFFFF"/>
          <w:lang w:val="en-US"/>
        </w:rPr>
        <w:t xml:space="preserve"> </w:t>
      </w:r>
      <w:r w:rsidR="002378DA">
        <w:rPr>
          <w:rFonts w:cstheme="minorHAnsi"/>
          <w:sz w:val="24"/>
          <w:szCs w:val="24"/>
          <w:lang w:val="en-US"/>
        </w:rPr>
        <w:t>(</w:t>
      </w:r>
      <w:r w:rsidR="002378DA" w:rsidRPr="004E6A79">
        <w:rPr>
          <w:rFonts w:cstheme="minorHAnsi"/>
          <w:b/>
          <w:sz w:val="24"/>
          <w:szCs w:val="24"/>
          <w:lang w:val="en-US"/>
        </w:rPr>
        <w:t>Fig.</w:t>
      </w:r>
      <w:r w:rsidR="00803753">
        <w:rPr>
          <w:rFonts w:cstheme="minorHAnsi"/>
          <w:b/>
          <w:sz w:val="24"/>
          <w:szCs w:val="24"/>
          <w:lang w:val="en-US"/>
        </w:rPr>
        <w:t xml:space="preserve"> </w:t>
      </w:r>
      <w:r w:rsidR="002378DA" w:rsidRPr="004E6A79">
        <w:rPr>
          <w:rFonts w:cstheme="minorHAnsi"/>
          <w:b/>
          <w:sz w:val="24"/>
          <w:szCs w:val="24"/>
          <w:lang w:val="en-US"/>
        </w:rPr>
        <w:t>1</w:t>
      </w:r>
      <w:r w:rsidR="005D4A27">
        <w:rPr>
          <w:rFonts w:cstheme="minorHAnsi"/>
          <w:b/>
          <w:sz w:val="24"/>
          <w:szCs w:val="24"/>
          <w:lang w:val="en-US"/>
        </w:rPr>
        <w:t xml:space="preserve">D </w:t>
      </w:r>
      <w:r w:rsidR="005D4A27" w:rsidRPr="004B1483">
        <w:rPr>
          <w:rFonts w:cstheme="minorHAnsi"/>
          <w:bCs/>
          <w:sz w:val="24"/>
          <w:szCs w:val="24"/>
          <w:lang w:val="en-US"/>
        </w:rPr>
        <w:t>and</w:t>
      </w:r>
      <w:r w:rsidR="005D4A27">
        <w:rPr>
          <w:rFonts w:cstheme="minorHAnsi"/>
          <w:b/>
          <w:sz w:val="24"/>
          <w:szCs w:val="24"/>
          <w:lang w:val="en-US"/>
        </w:rPr>
        <w:t xml:space="preserve"> F</w:t>
      </w:r>
      <w:r w:rsidR="002378DA">
        <w:rPr>
          <w:rFonts w:cstheme="minorHAnsi"/>
          <w:sz w:val="24"/>
          <w:szCs w:val="24"/>
          <w:lang w:val="en-US"/>
        </w:rPr>
        <w:t>)</w:t>
      </w:r>
      <w:r w:rsidR="002378DA">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Lastly, the</w:t>
      </w:r>
      <w:r w:rsidR="00944EC3">
        <w:rPr>
          <w:rFonts w:cstheme="minorHAnsi"/>
          <w:color w:val="222222"/>
          <w:sz w:val="24"/>
          <w:szCs w:val="24"/>
          <w:shd w:val="clear" w:color="auto" w:fill="FFFFFF"/>
          <w:lang w:val="en-US"/>
        </w:rPr>
        <w:t xml:space="preserve"> diastolic </w:t>
      </w:r>
      <w:r w:rsidR="00803753">
        <w:rPr>
          <w:rFonts w:cstheme="minorHAnsi"/>
          <w:color w:val="222222"/>
          <w:sz w:val="24"/>
          <w:szCs w:val="24"/>
          <w:shd w:val="clear" w:color="auto" w:fill="FFFFFF"/>
          <w:lang w:val="en-US"/>
        </w:rPr>
        <w:t xml:space="preserve">dimensions </w:t>
      </w:r>
      <w:r w:rsidR="00944EC3">
        <w:rPr>
          <w:rFonts w:cstheme="minorHAnsi"/>
          <w:color w:val="222222"/>
          <w:sz w:val="24"/>
          <w:szCs w:val="24"/>
          <w:shd w:val="clear" w:color="auto" w:fill="FFFFFF"/>
          <w:lang w:val="en-US"/>
        </w:rPr>
        <w:t>and strain</w:t>
      </w:r>
      <w:r w:rsidR="00803753">
        <w:rPr>
          <w:rFonts w:cstheme="minorHAnsi"/>
          <w:color w:val="222222"/>
          <w:sz w:val="24"/>
          <w:szCs w:val="24"/>
          <w:shd w:val="clear" w:color="auto" w:fill="FFFFFF"/>
          <w:lang w:val="en-US"/>
        </w:rPr>
        <w:t>s</w:t>
      </w:r>
      <w:r w:rsidR="00944EC3">
        <w:rPr>
          <w:rFonts w:cstheme="minorHAnsi"/>
          <w:color w:val="222222"/>
          <w:sz w:val="24"/>
          <w:szCs w:val="24"/>
          <w:shd w:val="clear" w:color="auto" w:fill="FFFFFF"/>
          <w:lang w:val="en-US"/>
        </w:rPr>
        <w:t xml:space="preserve"> were </w:t>
      </w:r>
      <w:r w:rsidR="00803753">
        <w:rPr>
          <w:rFonts w:cstheme="minorHAnsi"/>
          <w:color w:val="222222"/>
          <w:sz w:val="24"/>
          <w:szCs w:val="24"/>
          <w:shd w:val="clear" w:color="auto" w:fill="FFFFFF"/>
          <w:lang w:val="en-US"/>
        </w:rPr>
        <w:t xml:space="preserve">averaged over the number of beats </w:t>
      </w:r>
      <w:r w:rsidR="00944EC3">
        <w:rPr>
          <w:rFonts w:cstheme="minorHAnsi"/>
          <w:color w:val="222222"/>
          <w:sz w:val="24"/>
          <w:szCs w:val="24"/>
          <w:shd w:val="clear" w:color="auto" w:fill="FFFFFF"/>
          <w:lang w:val="en-US"/>
        </w:rPr>
        <w:t xml:space="preserve">by taking </w:t>
      </w:r>
      <w:r w:rsidR="00803753">
        <w:rPr>
          <w:rFonts w:cstheme="minorHAnsi"/>
          <w:color w:val="222222"/>
          <w:sz w:val="24"/>
          <w:szCs w:val="24"/>
          <w:shd w:val="clear" w:color="auto" w:fill="FFFFFF"/>
          <w:lang w:val="en-US"/>
        </w:rPr>
        <w:t xml:space="preserve">the </w:t>
      </w:r>
      <w:r w:rsidR="00944EC3">
        <w:rPr>
          <w:rFonts w:cstheme="minorHAnsi"/>
          <w:color w:val="222222"/>
          <w:sz w:val="24"/>
          <w:szCs w:val="24"/>
          <w:shd w:val="clear" w:color="auto" w:fill="FFFFFF"/>
          <w:lang w:val="en-US"/>
        </w:rPr>
        <w:t>m</w:t>
      </w:r>
      <w:r w:rsidR="002378DA">
        <w:rPr>
          <w:rFonts w:cstheme="minorHAnsi"/>
          <w:color w:val="222222"/>
          <w:sz w:val="24"/>
          <w:szCs w:val="24"/>
          <w:shd w:val="clear" w:color="auto" w:fill="FFFFFF"/>
          <w:lang w:val="en-US"/>
        </w:rPr>
        <w:t xml:space="preserve">edian values. </w:t>
      </w:r>
      <w:r w:rsidR="0000395B">
        <w:rPr>
          <w:rFonts w:cstheme="minorHAnsi"/>
          <w:color w:val="222222"/>
          <w:sz w:val="24"/>
          <w:szCs w:val="24"/>
          <w:shd w:val="clear" w:color="auto" w:fill="FFFFFF"/>
          <w:lang w:val="en-US"/>
        </w:rPr>
        <w:t>T</w:t>
      </w:r>
      <w:r w:rsidR="0000395B">
        <w:rPr>
          <w:sz w:val="24"/>
          <w:szCs w:val="24"/>
          <w:lang w:val="en-US"/>
        </w:rPr>
        <w:t xml:space="preserve">he two </w:t>
      </w:r>
      <w:proofErr w:type="spellStart"/>
      <w:r w:rsidR="0000395B">
        <w:rPr>
          <w:sz w:val="24"/>
          <w:szCs w:val="24"/>
          <w:lang w:val="en-US"/>
        </w:rPr>
        <w:t>ventilatory</w:t>
      </w:r>
      <w:proofErr w:type="spellEnd"/>
      <w:r w:rsidR="0000395B">
        <w:rPr>
          <w:sz w:val="24"/>
          <w:szCs w:val="24"/>
          <w:lang w:val="en-US"/>
        </w:rPr>
        <w:t xml:space="preserve"> cycles </w:t>
      </w:r>
      <w:r w:rsidR="00C37FC5">
        <w:rPr>
          <w:rFonts w:cstheme="minorHAnsi"/>
          <w:sz w:val="24"/>
          <w:szCs w:val="24"/>
          <w:lang w:val="en-US"/>
        </w:rPr>
        <w:t>(</w:t>
      </w:r>
      <w:r w:rsidR="00C37FC5" w:rsidRPr="004E6A79">
        <w:rPr>
          <w:rFonts w:cstheme="minorHAnsi"/>
          <w:b/>
          <w:sz w:val="24"/>
          <w:szCs w:val="24"/>
          <w:lang w:val="en-US"/>
        </w:rPr>
        <w:t>Fig.</w:t>
      </w:r>
      <w:r w:rsidR="00C37FC5">
        <w:rPr>
          <w:rFonts w:cstheme="minorHAnsi"/>
          <w:b/>
          <w:sz w:val="24"/>
          <w:szCs w:val="24"/>
          <w:lang w:val="en-US"/>
        </w:rPr>
        <w:t xml:space="preserve"> </w:t>
      </w:r>
      <w:r w:rsidR="00C37FC5" w:rsidRPr="004E6A79">
        <w:rPr>
          <w:rFonts w:cstheme="minorHAnsi"/>
          <w:b/>
          <w:sz w:val="24"/>
          <w:szCs w:val="24"/>
          <w:lang w:val="en-US"/>
        </w:rPr>
        <w:t>1</w:t>
      </w:r>
      <w:r w:rsidR="00C37FC5">
        <w:rPr>
          <w:rFonts w:cstheme="minorHAnsi"/>
          <w:b/>
          <w:sz w:val="24"/>
          <w:szCs w:val="24"/>
          <w:lang w:val="en-US"/>
        </w:rPr>
        <w:t xml:space="preserve">C </w:t>
      </w:r>
      <w:r w:rsidR="00C37FC5" w:rsidRPr="00587F3D">
        <w:rPr>
          <w:rFonts w:cstheme="minorHAnsi"/>
          <w:bCs/>
          <w:sz w:val="24"/>
          <w:szCs w:val="24"/>
          <w:lang w:val="en-US"/>
        </w:rPr>
        <w:t>and</w:t>
      </w:r>
      <w:r w:rsidR="00C37FC5">
        <w:rPr>
          <w:rFonts w:cstheme="minorHAnsi"/>
          <w:b/>
          <w:sz w:val="24"/>
          <w:szCs w:val="24"/>
          <w:lang w:val="en-US"/>
        </w:rPr>
        <w:t xml:space="preserve"> E</w:t>
      </w:r>
      <w:r w:rsidR="00C37FC5">
        <w:rPr>
          <w:rFonts w:cstheme="minorHAnsi"/>
          <w:sz w:val="24"/>
          <w:szCs w:val="24"/>
          <w:lang w:val="en-US"/>
        </w:rPr>
        <w:t xml:space="preserve">) present in every recording </w:t>
      </w:r>
      <w:r w:rsidR="0000395B">
        <w:rPr>
          <w:sz w:val="24"/>
          <w:szCs w:val="24"/>
          <w:lang w:val="en-US"/>
        </w:rPr>
        <w:t>were considered as repeated measurements, to assess reproducibility (see below).</w:t>
      </w:r>
    </w:p>
    <w:p w14:paraId="0C216438" w14:textId="77777777" w:rsidR="009B5132" w:rsidRDefault="009B5132" w:rsidP="001A55C6">
      <w:pPr>
        <w:spacing w:line="240" w:lineRule="auto"/>
        <w:rPr>
          <w:b/>
          <w:sz w:val="24"/>
          <w:szCs w:val="24"/>
          <w:lang w:val="en-US"/>
        </w:rPr>
      </w:pPr>
    </w:p>
    <w:p w14:paraId="7CF5B9F1" w14:textId="1E1AFB24" w:rsidR="000449FA" w:rsidRDefault="009C2863" w:rsidP="001A55C6">
      <w:pPr>
        <w:spacing w:line="240" w:lineRule="auto"/>
        <w:rPr>
          <w:b/>
          <w:sz w:val="24"/>
          <w:szCs w:val="24"/>
          <w:lang w:val="en-US"/>
        </w:rPr>
      </w:pPr>
      <w:r>
        <w:rPr>
          <w:b/>
          <w:sz w:val="24"/>
          <w:szCs w:val="24"/>
          <w:lang w:val="en-US"/>
        </w:rPr>
        <w:t>Statistical</w:t>
      </w:r>
      <w:r w:rsidRPr="003C1EBD">
        <w:rPr>
          <w:b/>
          <w:sz w:val="24"/>
          <w:szCs w:val="24"/>
          <w:lang w:val="en-US"/>
        </w:rPr>
        <w:t xml:space="preserve"> </w:t>
      </w:r>
      <w:r w:rsidR="003C1EBD" w:rsidRPr="003C1EBD">
        <w:rPr>
          <w:b/>
          <w:sz w:val="24"/>
          <w:szCs w:val="24"/>
          <w:lang w:val="en-US"/>
        </w:rPr>
        <w:t>analysis</w:t>
      </w:r>
    </w:p>
    <w:p w14:paraId="5330A359" w14:textId="502BB711" w:rsidR="0039048D" w:rsidRDefault="0039048D" w:rsidP="006A01D2">
      <w:pPr>
        <w:spacing w:line="240" w:lineRule="auto"/>
        <w:jc w:val="both"/>
        <w:rPr>
          <w:ins w:id="40" w:author="Parikh, Shaiv (BME)" w:date="2021-03-08T09:42:00Z"/>
          <w:sz w:val="24"/>
          <w:szCs w:val="24"/>
          <w:lang w:val="en-US"/>
        </w:rPr>
      </w:pPr>
      <w:ins w:id="41" w:author="Parikh, Shaiv (BME)" w:date="2021-03-08T09:50:00Z">
        <w:r>
          <w:rPr>
            <w:sz w:val="24"/>
            <w:szCs w:val="24"/>
            <w:lang w:val="en-US"/>
          </w:rPr>
          <w:t xml:space="preserve">Data are presented </w:t>
        </w:r>
        <w:r w:rsidR="008B6D6A">
          <w:rPr>
            <w:sz w:val="24"/>
            <w:szCs w:val="24"/>
            <w:lang w:val="en-US"/>
          </w:rPr>
          <w:t>as median [</w:t>
        </w:r>
      </w:ins>
      <w:ins w:id="42" w:author="Parikh, Shaiv (BME)" w:date="2021-03-09T17:18:00Z">
        <w:r w:rsidR="008B6D6A">
          <w:rPr>
            <w:sz w:val="24"/>
            <w:szCs w:val="24"/>
            <w:lang w:val="en-US"/>
          </w:rPr>
          <w:t>IQR</w:t>
        </w:r>
      </w:ins>
      <w:ins w:id="43" w:author="Parikh, Shaiv (BME)" w:date="2021-03-08T09:50:00Z">
        <w:r>
          <w:rPr>
            <w:sz w:val="24"/>
            <w:szCs w:val="24"/>
            <w:lang w:val="en-US"/>
          </w:rPr>
          <w:t xml:space="preserve">], unless noted otherwise. Non-normality of presented measurement datasets </w:t>
        </w:r>
        <w:proofErr w:type="gramStart"/>
        <w:r>
          <w:rPr>
            <w:sz w:val="24"/>
            <w:szCs w:val="24"/>
            <w:lang w:val="en-US"/>
          </w:rPr>
          <w:t>was confirmed</w:t>
        </w:r>
        <w:proofErr w:type="gramEnd"/>
        <w:r>
          <w:rPr>
            <w:sz w:val="24"/>
            <w:szCs w:val="24"/>
            <w:lang w:val="en-US"/>
          </w:rPr>
          <w:t xml:space="preserve"> using Shapiro – Wilk test.</w:t>
        </w:r>
      </w:ins>
    </w:p>
    <w:p w14:paraId="79766C03" w14:textId="3D69C0CC" w:rsidR="001E4660" w:rsidDel="0039048D" w:rsidRDefault="001E4660" w:rsidP="006A01D2">
      <w:pPr>
        <w:spacing w:line="240" w:lineRule="auto"/>
        <w:jc w:val="both"/>
        <w:rPr>
          <w:del w:id="44" w:author="Parikh, Shaiv (BME)" w:date="2021-03-08T09:43:00Z"/>
          <w:sz w:val="24"/>
          <w:szCs w:val="24"/>
          <w:lang w:val="en-US"/>
        </w:rPr>
      </w:pPr>
      <w:del w:id="45" w:author="Parikh, Shaiv (BME)" w:date="2021-03-08T09:43:00Z">
        <w:r w:rsidDel="0039048D">
          <w:rPr>
            <w:sz w:val="24"/>
            <w:szCs w:val="24"/>
            <w:lang w:val="en-US"/>
          </w:rPr>
          <w:delText>Data</w:delText>
        </w:r>
        <w:r w:rsidR="002C4E4E" w:rsidDel="0039048D">
          <w:rPr>
            <w:sz w:val="24"/>
            <w:szCs w:val="24"/>
            <w:lang w:val="en-US"/>
          </w:rPr>
          <w:delText xml:space="preserve"> are presented as mean</w:delText>
        </w:r>
        <w:r w:rsidR="00C37FC5" w:rsidDel="0039048D">
          <w:rPr>
            <w:sz w:val="24"/>
            <w:szCs w:val="24"/>
            <w:lang w:val="en-US"/>
          </w:rPr>
          <w:delText>s</w:delText>
        </w:r>
        <w:r w:rsidR="00D3091D" w:rsidDel="0039048D">
          <w:rPr>
            <w:sz w:val="24"/>
            <w:szCs w:val="24"/>
            <w:lang w:val="en-US"/>
          </w:rPr>
          <w:delText xml:space="preserve"> </w:delText>
        </w:r>
        <w:r w:rsidR="002C4E4E" w:rsidDel="0039048D">
          <w:rPr>
            <w:rFonts w:cstheme="minorHAnsi"/>
            <w:sz w:val="24"/>
            <w:szCs w:val="24"/>
            <w:lang w:val="en-US"/>
          </w:rPr>
          <w:delText>±</w:delText>
        </w:r>
        <w:r w:rsidR="00D3091D" w:rsidDel="0039048D">
          <w:rPr>
            <w:rFonts w:cstheme="minorHAnsi"/>
            <w:sz w:val="24"/>
            <w:szCs w:val="24"/>
            <w:lang w:val="en-US"/>
          </w:rPr>
          <w:delText xml:space="preserve"> </w:delText>
        </w:r>
        <w:r w:rsidR="0000395B" w:rsidDel="0039048D">
          <w:rPr>
            <w:sz w:val="24"/>
            <w:szCs w:val="24"/>
            <w:lang w:val="en-US"/>
          </w:rPr>
          <w:delText>stan</w:delText>
        </w:r>
        <w:r w:rsidR="00C37FC5" w:rsidDel="0039048D">
          <w:rPr>
            <w:sz w:val="24"/>
            <w:szCs w:val="24"/>
            <w:lang w:val="en-US"/>
          </w:rPr>
          <w:delText>dard deviation</w:delText>
        </w:r>
        <w:r w:rsidR="0096711D" w:rsidDel="0039048D">
          <w:rPr>
            <w:sz w:val="24"/>
            <w:szCs w:val="24"/>
            <w:lang w:val="en-US"/>
          </w:rPr>
          <w:delText xml:space="preserve"> (</w:delText>
        </w:r>
        <w:r w:rsidR="0096711D" w:rsidRPr="00C37FC5" w:rsidDel="0039048D">
          <w:rPr>
            <w:rFonts w:cstheme="minorHAnsi"/>
            <w:bCs/>
            <w:i/>
            <w:color w:val="202124"/>
            <w:sz w:val="24"/>
            <w:szCs w:val="24"/>
            <w:shd w:val="clear" w:color="auto" w:fill="FFFFFF"/>
          </w:rPr>
          <w:delText>μ</w:delText>
        </w:r>
        <w:r w:rsidR="0096711D" w:rsidDel="0039048D">
          <w:rPr>
            <w:sz w:val="24"/>
            <w:szCs w:val="24"/>
            <w:lang w:val="en-US"/>
          </w:rPr>
          <w:delText xml:space="preserve"> </w:delText>
        </w:r>
        <w:r w:rsidR="0096711D" w:rsidDel="0039048D">
          <w:rPr>
            <w:rFonts w:cstheme="minorHAnsi"/>
            <w:sz w:val="24"/>
            <w:szCs w:val="24"/>
            <w:lang w:val="en-US"/>
          </w:rPr>
          <w:delText xml:space="preserve">± </w:delText>
        </w:r>
        <w:r w:rsidR="0096711D" w:rsidRPr="00C37FC5" w:rsidDel="0039048D">
          <w:rPr>
            <w:rFonts w:cstheme="minorHAnsi"/>
            <w:i/>
            <w:color w:val="222222"/>
            <w:sz w:val="24"/>
            <w:szCs w:val="24"/>
            <w:shd w:val="clear" w:color="auto" w:fill="FFFFFF"/>
          </w:rPr>
          <w:delText>σ</w:delText>
        </w:r>
        <w:r w:rsidR="0096711D" w:rsidRPr="00C37FC5" w:rsidDel="0039048D">
          <w:rPr>
            <w:rFonts w:cstheme="minorHAnsi"/>
            <w:color w:val="222222"/>
            <w:sz w:val="24"/>
            <w:szCs w:val="24"/>
            <w:shd w:val="clear" w:color="auto" w:fill="FFFFFF"/>
            <w:lang w:val="en-US"/>
          </w:rPr>
          <w:delText>)</w:delText>
        </w:r>
        <w:r w:rsidR="001F4A86" w:rsidDel="0039048D">
          <w:rPr>
            <w:sz w:val="24"/>
            <w:szCs w:val="24"/>
            <w:lang w:val="en-US"/>
          </w:rPr>
          <w:delText>, unless otherwise noted</w:delText>
        </w:r>
        <w:r w:rsidR="002C4E4E" w:rsidDel="0039048D">
          <w:rPr>
            <w:sz w:val="24"/>
            <w:szCs w:val="24"/>
            <w:lang w:val="en-US"/>
          </w:rPr>
          <w:delText>.</w:delText>
        </w:r>
        <w:r w:rsidR="00C37BB5" w:rsidDel="0039048D">
          <w:rPr>
            <w:sz w:val="24"/>
            <w:szCs w:val="24"/>
            <w:lang w:val="en-US"/>
          </w:rPr>
          <w:delText xml:space="preserve"> </w:delText>
        </w:r>
      </w:del>
    </w:p>
    <w:p w14:paraId="21EFF9F6" w14:textId="7B54010C" w:rsidR="001E4660" w:rsidRDefault="0000395B" w:rsidP="006A01D2">
      <w:pPr>
        <w:spacing w:line="240" w:lineRule="auto"/>
        <w:jc w:val="both"/>
        <w:rPr>
          <w:sz w:val="24"/>
          <w:szCs w:val="24"/>
          <w:lang w:val="en-US"/>
        </w:rPr>
      </w:pPr>
      <w:r>
        <w:rPr>
          <w:sz w:val="24"/>
          <w:szCs w:val="24"/>
          <w:lang w:val="en-US"/>
        </w:rPr>
        <w:t xml:space="preserve">Based on </w:t>
      </w:r>
      <w:r w:rsidR="001F4A86">
        <w:rPr>
          <w:sz w:val="24"/>
          <w:szCs w:val="24"/>
          <w:lang w:val="en-US"/>
        </w:rPr>
        <w:t xml:space="preserve">the two </w:t>
      </w:r>
      <w:proofErr w:type="spellStart"/>
      <w:r w:rsidR="001F4A86">
        <w:rPr>
          <w:sz w:val="24"/>
          <w:szCs w:val="24"/>
          <w:lang w:val="en-US"/>
        </w:rPr>
        <w:t>ventilatory</w:t>
      </w:r>
      <w:proofErr w:type="spellEnd"/>
      <w:r w:rsidR="001F4A86">
        <w:rPr>
          <w:sz w:val="24"/>
          <w:szCs w:val="24"/>
          <w:lang w:val="en-US"/>
        </w:rPr>
        <w:t xml:space="preserve"> cycles in </w:t>
      </w:r>
      <w:r>
        <w:rPr>
          <w:sz w:val="24"/>
          <w:szCs w:val="24"/>
          <w:lang w:val="en-US"/>
        </w:rPr>
        <w:t xml:space="preserve">each </w:t>
      </w:r>
      <w:r w:rsidR="001F4A86">
        <w:rPr>
          <w:sz w:val="24"/>
          <w:szCs w:val="24"/>
          <w:lang w:val="en-US"/>
        </w:rPr>
        <w:t xml:space="preserve">recording </w:t>
      </w:r>
      <w:r>
        <w:rPr>
          <w:sz w:val="24"/>
          <w:szCs w:val="24"/>
          <w:lang w:val="en-US"/>
        </w:rPr>
        <w:t>(see above)</w:t>
      </w:r>
      <w:r w:rsidR="001F4A86">
        <w:rPr>
          <w:sz w:val="24"/>
          <w:szCs w:val="24"/>
          <w:lang w:val="en-US"/>
        </w:rPr>
        <w:t>, the i</w:t>
      </w:r>
      <w:r w:rsidR="00C37BB5">
        <w:rPr>
          <w:sz w:val="24"/>
          <w:szCs w:val="24"/>
          <w:lang w:val="en-US"/>
        </w:rPr>
        <w:t>ntra-</w:t>
      </w:r>
      <w:r w:rsidR="001F4A86">
        <w:rPr>
          <w:sz w:val="24"/>
          <w:szCs w:val="24"/>
          <w:lang w:val="en-US"/>
        </w:rPr>
        <w:t xml:space="preserve">measurement </w:t>
      </w:r>
      <w:r w:rsidR="00C37BB5">
        <w:rPr>
          <w:sz w:val="24"/>
          <w:szCs w:val="24"/>
          <w:lang w:val="en-US"/>
        </w:rPr>
        <w:t xml:space="preserve">SD was determined as the square root of </w:t>
      </w:r>
      <w:r w:rsidR="001F4A86">
        <w:rPr>
          <w:sz w:val="24"/>
          <w:szCs w:val="24"/>
          <w:lang w:val="en-US"/>
        </w:rPr>
        <w:t xml:space="preserve">the </w:t>
      </w:r>
      <w:r w:rsidR="00C37BB5">
        <w:rPr>
          <w:sz w:val="24"/>
          <w:szCs w:val="24"/>
          <w:lang w:val="en-US"/>
        </w:rPr>
        <w:t xml:space="preserve">average of variances of the repeated measurements for each </w:t>
      </w:r>
      <w:r w:rsidR="001F4A86">
        <w:rPr>
          <w:sz w:val="24"/>
          <w:szCs w:val="24"/>
          <w:lang w:val="en-US"/>
        </w:rPr>
        <w:t>recording</w:t>
      </w:r>
      <w:r w:rsidR="00CD6F1D">
        <w:rPr>
          <w:sz w:val="24"/>
          <w:szCs w:val="24"/>
          <w:lang w:val="en-US"/>
        </w:rPr>
        <w:t>:</w:t>
      </w:r>
    </w:p>
    <w:p w14:paraId="0328A89B" w14:textId="1ED081B7" w:rsidR="00C37FC5" w:rsidRDefault="00CD6F1D" w:rsidP="006A01D2">
      <w:pPr>
        <w:spacing w:line="240" w:lineRule="auto"/>
        <w:jc w:val="both"/>
        <w:rPr>
          <w:rFonts w:cstheme="minorHAnsi"/>
          <w:color w:val="202124"/>
          <w:sz w:val="24"/>
          <w:szCs w:val="24"/>
          <w:shd w:val="clear" w:color="auto" w:fill="FFFFFF"/>
          <w:lang w:val="en-US"/>
        </w:rPr>
      </w:pPr>
      <w:r w:rsidRPr="00C37FC5">
        <w:rPr>
          <w:rFonts w:cstheme="minorHAnsi"/>
          <w:i/>
          <w:color w:val="222222"/>
          <w:sz w:val="24"/>
          <w:szCs w:val="24"/>
          <w:shd w:val="clear" w:color="auto" w:fill="FFFFFF"/>
        </w:rPr>
        <w:t>σ</w:t>
      </w:r>
      <w:r w:rsidRPr="00C37FC5">
        <w:rPr>
          <w:rFonts w:cstheme="minorHAnsi"/>
          <w:color w:val="222222"/>
          <w:sz w:val="24"/>
          <w:szCs w:val="24"/>
          <w:shd w:val="clear" w:color="auto" w:fill="FFFFFF"/>
          <w:vertAlign w:val="subscript"/>
          <w:lang w:val="en-US"/>
        </w:rPr>
        <w:t>intra</w:t>
      </w:r>
      <w:r w:rsidR="00664B68" w:rsidRPr="00C37FC5">
        <w:rPr>
          <w:rFonts w:cstheme="minorHAnsi"/>
          <w:color w:val="222222"/>
          <w:sz w:val="24"/>
          <w:szCs w:val="24"/>
          <w:shd w:val="clear" w:color="auto" w:fill="FFFFFF"/>
          <w:vertAlign w:val="subscript"/>
          <w:lang w:val="en-US"/>
        </w:rPr>
        <w:t xml:space="preserve"> </w:t>
      </w:r>
      <w:r w:rsidR="00664B68" w:rsidRPr="00C37FC5">
        <w:rPr>
          <w:rFonts w:cstheme="minorHAnsi"/>
          <w:color w:val="222222"/>
          <w:sz w:val="24"/>
          <w:szCs w:val="24"/>
          <w:shd w:val="clear" w:color="auto" w:fill="FFFFFF"/>
          <w:lang w:val="en-US"/>
        </w:rPr>
        <w:t>=</w:t>
      </w:r>
      <w:r w:rsidR="00F74C6A" w:rsidRPr="00C37FC5">
        <w:rPr>
          <w:rFonts w:ascii="Calibri" w:hAnsi="Calibri" w:cs="Calibri"/>
          <w:color w:val="202124"/>
          <w:sz w:val="24"/>
          <w:szCs w:val="24"/>
          <w:shd w:val="clear" w:color="auto" w:fill="FFFFFF"/>
          <w:lang w:val="en-US"/>
        </w:rPr>
        <w:t> </w:t>
      </w:r>
      <w:r w:rsidR="00664B68" w:rsidRPr="00C37FC5">
        <w:rPr>
          <w:rFonts w:cstheme="minorHAnsi"/>
          <w:color w:val="222222"/>
          <w:sz w:val="24"/>
          <w:szCs w:val="24"/>
          <w:shd w:val="clear" w:color="auto" w:fill="FFFFFF"/>
          <w:vertAlign w:val="subscript"/>
          <w:lang w:val="en-US"/>
        </w:rPr>
        <w:t>√</w:t>
      </w:r>
      <w:r w:rsidR="00F74C6A" w:rsidRPr="00C37FC5">
        <w:rPr>
          <w:rFonts w:cstheme="minorHAnsi"/>
          <w:color w:val="222222"/>
          <w:sz w:val="24"/>
          <w:szCs w:val="24"/>
          <w:shd w:val="clear" w:color="auto" w:fill="FFFFFF"/>
          <w:vertAlign w:val="subscript"/>
          <w:lang w:val="en-US"/>
        </w:rPr>
        <w:t>(</w:t>
      </w:r>
      <w:r w:rsidR="00F74C6A" w:rsidRPr="00C37FC5">
        <w:rPr>
          <w:rFonts w:ascii="Calibri" w:hAnsi="Calibri" w:cs="Calibri"/>
          <w:bCs/>
          <w:color w:val="202124"/>
          <w:sz w:val="24"/>
          <w:szCs w:val="24"/>
          <w:shd w:val="clear" w:color="auto" w:fill="FFFFFF"/>
          <w:lang w:val="en-US"/>
        </w:rPr>
        <w:t xml:space="preserve">∑ </w:t>
      </w:r>
      <w:r w:rsidR="00F74C6A" w:rsidRPr="00C37FC5">
        <w:rPr>
          <w:rFonts w:cstheme="minorHAnsi"/>
          <w:i/>
          <w:color w:val="222222"/>
          <w:sz w:val="24"/>
          <w:szCs w:val="24"/>
          <w:shd w:val="clear" w:color="auto" w:fill="FFFFFF"/>
          <w:lang w:val="en-US"/>
        </w:rPr>
        <w:t>s</w:t>
      </w:r>
      <w:r w:rsidR="00C53166" w:rsidRPr="00C37FC5">
        <w:rPr>
          <w:rFonts w:cstheme="minorHAnsi"/>
          <w:color w:val="222222"/>
          <w:sz w:val="24"/>
          <w:szCs w:val="24"/>
          <w:shd w:val="clear" w:color="auto" w:fill="FFFFFF"/>
          <w:vertAlign w:val="subscript"/>
          <w:lang w:val="en-US"/>
        </w:rPr>
        <w:t>i</w:t>
      </w:r>
      <w:r w:rsidR="00F74C6A" w:rsidRPr="00C37FC5">
        <w:rPr>
          <w:rFonts w:cstheme="minorHAnsi"/>
          <w:color w:val="222222"/>
          <w:sz w:val="24"/>
          <w:szCs w:val="24"/>
          <w:shd w:val="clear" w:color="auto" w:fill="FFFFFF"/>
          <w:vertAlign w:val="superscript"/>
          <w:lang w:val="en-US"/>
        </w:rPr>
        <w:t>2</w:t>
      </w:r>
      <w:r w:rsidR="00F74C6A" w:rsidRPr="00C37FC5">
        <w:rPr>
          <w:rFonts w:cstheme="minorHAnsi"/>
          <w:i/>
          <w:color w:val="202124"/>
          <w:sz w:val="24"/>
          <w:szCs w:val="24"/>
          <w:shd w:val="clear" w:color="auto" w:fill="FFFFFF"/>
          <w:lang w:val="en-US"/>
        </w:rPr>
        <w:t>/n</w:t>
      </w:r>
      <w:r w:rsidR="00F74C6A" w:rsidRPr="00C37FC5">
        <w:rPr>
          <w:rFonts w:cstheme="minorHAnsi"/>
          <w:color w:val="202124"/>
          <w:sz w:val="24"/>
          <w:szCs w:val="24"/>
          <w:shd w:val="clear" w:color="auto" w:fill="FFFFFF"/>
          <w:lang w:val="en-US"/>
        </w:rPr>
        <w:t>)</w:t>
      </w:r>
      <w:r w:rsidR="00F74C6A">
        <w:rPr>
          <w:rFonts w:cstheme="minorHAnsi"/>
          <w:color w:val="202124"/>
          <w:sz w:val="24"/>
          <w:szCs w:val="24"/>
          <w:shd w:val="clear" w:color="auto" w:fill="FFFFFF"/>
          <w:lang w:val="en-US"/>
        </w:rPr>
        <w:t xml:space="preserve"> </w:t>
      </w:r>
    </w:p>
    <w:p w14:paraId="296DC172" w14:textId="009F96EE" w:rsidR="00CD6F1D" w:rsidRDefault="00C37FC5" w:rsidP="006A01D2">
      <w:pPr>
        <w:spacing w:line="240" w:lineRule="auto"/>
        <w:jc w:val="both"/>
        <w:rPr>
          <w:sz w:val="24"/>
          <w:szCs w:val="24"/>
          <w:lang w:val="en-US"/>
        </w:rPr>
      </w:pPr>
      <w:r>
        <w:rPr>
          <w:rFonts w:cstheme="minorHAnsi"/>
          <w:color w:val="202124"/>
          <w:sz w:val="24"/>
          <w:szCs w:val="24"/>
          <w:shd w:val="clear" w:color="auto" w:fill="FFFFFF"/>
          <w:lang w:val="en-US"/>
        </w:rPr>
        <w:t xml:space="preserve">with </w:t>
      </w:r>
      <w:r w:rsidR="00F74C6A" w:rsidRPr="00CD6B32">
        <w:rPr>
          <w:rFonts w:ascii="Calibri" w:hAnsi="Calibri" w:cs="Calibri"/>
          <w:bCs/>
          <w:color w:val="202124"/>
          <w:shd w:val="clear" w:color="auto" w:fill="FFFFFF"/>
          <w:lang w:val="en-US"/>
        </w:rPr>
        <w:t>∑</w:t>
      </w:r>
      <w:r w:rsidR="00F74C6A">
        <w:rPr>
          <w:rFonts w:ascii="Calibri" w:hAnsi="Calibri" w:cs="Calibri"/>
          <w:bCs/>
          <w:color w:val="202124"/>
          <w:sz w:val="24"/>
          <w:szCs w:val="24"/>
          <w:shd w:val="clear" w:color="auto" w:fill="FFFFFF"/>
          <w:lang w:val="en-US"/>
        </w:rPr>
        <w:t xml:space="preserve"> </w:t>
      </w:r>
      <w:r w:rsidR="00F74C6A" w:rsidRPr="00CD6B32">
        <w:rPr>
          <w:rFonts w:cstheme="minorHAnsi"/>
          <w:i/>
          <w:color w:val="222222"/>
          <w:sz w:val="24"/>
          <w:szCs w:val="24"/>
          <w:shd w:val="clear" w:color="auto" w:fill="FFFFFF"/>
          <w:lang w:val="en-US"/>
        </w:rPr>
        <w:t>s</w:t>
      </w:r>
      <w:r w:rsidR="00C53166">
        <w:rPr>
          <w:rFonts w:cstheme="minorHAnsi"/>
          <w:color w:val="222222"/>
          <w:sz w:val="24"/>
          <w:szCs w:val="24"/>
          <w:shd w:val="clear" w:color="auto" w:fill="FFFFFF"/>
          <w:vertAlign w:val="subscript"/>
          <w:lang w:val="en-US"/>
        </w:rPr>
        <w:t>i</w:t>
      </w:r>
      <w:r w:rsidR="00F74C6A" w:rsidRPr="00CD6B32">
        <w:rPr>
          <w:rFonts w:cstheme="minorHAnsi"/>
          <w:color w:val="222222"/>
          <w:sz w:val="24"/>
          <w:szCs w:val="24"/>
          <w:shd w:val="clear" w:color="auto" w:fill="FFFFFF"/>
          <w:vertAlign w:val="superscript"/>
          <w:lang w:val="en-US"/>
        </w:rPr>
        <w:t>2</w:t>
      </w:r>
      <w:r w:rsidR="00F74C6A" w:rsidRPr="00C37FC5">
        <w:rPr>
          <w:rFonts w:cstheme="minorHAnsi"/>
          <w:i/>
          <w:color w:val="202124"/>
          <w:sz w:val="24"/>
          <w:szCs w:val="24"/>
          <w:shd w:val="clear" w:color="auto" w:fill="FFFFFF"/>
          <w:lang w:val="en-US"/>
        </w:rPr>
        <w:t>/n</w:t>
      </w:r>
      <w:r>
        <w:rPr>
          <w:rFonts w:cstheme="minorHAnsi"/>
          <w:color w:val="202124"/>
          <w:sz w:val="24"/>
          <w:szCs w:val="24"/>
          <w:shd w:val="clear" w:color="auto" w:fill="FFFFFF"/>
          <w:lang w:val="en-US"/>
        </w:rPr>
        <w:t>, the</w:t>
      </w:r>
      <w:r w:rsidR="00F74C6A">
        <w:rPr>
          <w:rFonts w:cstheme="minorHAnsi"/>
          <w:color w:val="202124"/>
          <w:sz w:val="24"/>
          <w:szCs w:val="24"/>
          <w:shd w:val="clear" w:color="auto" w:fill="FFFFFF"/>
          <w:lang w:val="en-US"/>
        </w:rPr>
        <w:t xml:space="preserve"> </w:t>
      </w:r>
      <w:r w:rsidR="00F74C6A">
        <w:rPr>
          <w:sz w:val="24"/>
          <w:szCs w:val="24"/>
          <w:lang w:val="en-US"/>
        </w:rPr>
        <w:t>average of variances for n subjects</w:t>
      </w:r>
      <w:r>
        <w:rPr>
          <w:sz w:val="24"/>
          <w:szCs w:val="24"/>
          <w:lang w:val="en-US"/>
        </w:rPr>
        <w:t xml:space="preserve"> (</w:t>
      </w:r>
      <w:proofErr w:type="spellStart"/>
      <w:r w:rsidR="00C53166">
        <w:rPr>
          <w:sz w:val="24"/>
          <w:szCs w:val="24"/>
          <w:lang w:val="en-US"/>
        </w:rPr>
        <w:t>i</w:t>
      </w:r>
      <w:proofErr w:type="spellEnd"/>
      <w:r w:rsidR="00C53166">
        <w:rPr>
          <w:sz w:val="24"/>
          <w:szCs w:val="24"/>
          <w:lang w:val="en-US"/>
        </w:rPr>
        <w:t xml:space="preserve"> = 1 </w:t>
      </w:r>
      <w:proofErr w:type="spellStart"/>
      <w:r w:rsidR="00C53166">
        <w:rPr>
          <w:sz w:val="24"/>
          <w:szCs w:val="24"/>
          <w:lang w:val="en-US"/>
        </w:rPr>
        <w:t>to n</w:t>
      </w:r>
      <w:proofErr w:type="spellEnd"/>
      <w:r>
        <w:rPr>
          <w:sz w:val="24"/>
          <w:szCs w:val="24"/>
          <w:lang w:val="en-US"/>
        </w:rPr>
        <w:t xml:space="preserve">, </w:t>
      </w:r>
      <w:r w:rsidR="008C06BA">
        <w:rPr>
          <w:sz w:val="24"/>
          <w:szCs w:val="24"/>
          <w:lang w:val="en-US"/>
        </w:rPr>
        <w:t>number of subjects)</w:t>
      </w:r>
    </w:p>
    <w:p w14:paraId="7D195855" w14:textId="68EBF533" w:rsidR="0000395B" w:rsidRDefault="00C37FC5" w:rsidP="0000395B">
      <w:pPr>
        <w:spacing w:line="240" w:lineRule="auto"/>
        <w:jc w:val="both"/>
        <w:rPr>
          <w:sz w:val="24"/>
          <w:szCs w:val="24"/>
          <w:lang w:val="en-US"/>
        </w:rPr>
      </w:pPr>
      <w:r>
        <w:rPr>
          <w:sz w:val="24"/>
          <w:szCs w:val="24"/>
          <w:lang w:val="en-US"/>
        </w:rPr>
        <w:t xml:space="preserve">We expressed </w:t>
      </w:r>
      <w:r w:rsidR="0000395B">
        <w:rPr>
          <w:sz w:val="24"/>
          <w:szCs w:val="24"/>
          <w:lang w:val="en-US"/>
        </w:rPr>
        <w:t>reproducibility</w:t>
      </w:r>
      <w:r>
        <w:rPr>
          <w:sz w:val="24"/>
          <w:szCs w:val="24"/>
          <w:lang w:val="en-US"/>
        </w:rPr>
        <w:t xml:space="preserve"> as </w:t>
      </w:r>
      <w:r w:rsidR="0000395B">
        <w:rPr>
          <w:sz w:val="24"/>
          <w:szCs w:val="24"/>
          <w:lang w:val="en-US"/>
        </w:rPr>
        <w:t>coefficients of variation (</w:t>
      </w:r>
      <w:proofErr w:type="gramStart"/>
      <w:r w:rsidR="0000395B">
        <w:rPr>
          <w:sz w:val="24"/>
          <w:szCs w:val="24"/>
          <w:lang w:val="en-US"/>
        </w:rPr>
        <w:t>CV%</w:t>
      </w:r>
      <w:proofErr w:type="gramEnd"/>
      <w:r w:rsidR="0000395B">
        <w:rPr>
          <w:sz w:val="24"/>
          <w:szCs w:val="24"/>
          <w:lang w:val="en-US"/>
        </w:rPr>
        <w:t>)</w:t>
      </w:r>
      <w:r>
        <w:rPr>
          <w:sz w:val="24"/>
          <w:szCs w:val="24"/>
          <w:lang w:val="en-US"/>
        </w:rPr>
        <w:t>,</w:t>
      </w:r>
      <w:r w:rsidR="0000395B">
        <w:rPr>
          <w:sz w:val="24"/>
          <w:szCs w:val="24"/>
          <w:lang w:val="en-US"/>
        </w:rPr>
        <w:t xml:space="preserve"> defined as the intra-measurement </w:t>
      </w:r>
      <w:r>
        <w:rPr>
          <w:sz w:val="24"/>
          <w:szCs w:val="24"/>
          <w:lang w:val="en-US"/>
        </w:rPr>
        <w:t xml:space="preserve">standard deviation </w:t>
      </w:r>
      <w:r w:rsidR="0000395B">
        <w:rPr>
          <w:sz w:val="24"/>
          <w:szCs w:val="24"/>
          <w:lang w:val="en-US"/>
        </w:rPr>
        <w:t xml:space="preserve">divided by the corresponding group </w:t>
      </w:r>
      <w:r>
        <w:rPr>
          <w:sz w:val="24"/>
          <w:szCs w:val="24"/>
          <w:lang w:val="en-US"/>
        </w:rPr>
        <w:t xml:space="preserve">mean </w:t>
      </w:r>
      <w:r w:rsidR="0000395B">
        <w:rPr>
          <w:sz w:val="24"/>
          <w:szCs w:val="24"/>
          <w:lang w:val="en-US"/>
        </w:rPr>
        <w:t>value</w:t>
      </w:r>
      <w:ins w:id="46" w:author="Parikh, Shaiv (BME)" w:date="2021-03-08T09:45:00Z">
        <w:r w:rsidR="0039048D">
          <w:rPr>
            <w:sz w:val="24"/>
            <w:szCs w:val="24"/>
            <w:lang w:val="en-US"/>
          </w:rPr>
          <w:t xml:space="preserve"> (</w:t>
        </w:r>
      </w:ins>
      <w:ins w:id="47" w:author="Parikh, Shaiv (BME)" w:date="2021-03-08T09:44:00Z">
        <w:r w:rsidR="0039048D">
          <w:rPr>
            <w:sz w:val="24"/>
            <w:szCs w:val="24"/>
            <w:lang w:val="en-US"/>
          </w:rPr>
          <w:t xml:space="preserve"> </w:t>
        </w:r>
      </w:ins>
      <m:oMath>
        <m:r>
          <w:ins w:id="48" w:author="Parikh, Shaiv (BME)" w:date="2021-03-08T09:45:00Z">
            <m:rPr>
              <m:nor/>
            </m:rPr>
            <w:rPr>
              <w:rFonts w:cstheme="minorHAnsi"/>
              <w:bCs/>
              <w:i/>
              <w:color w:val="202124"/>
              <w:sz w:val="24"/>
              <w:szCs w:val="24"/>
              <w:shd w:val="clear" w:color="auto" w:fill="FFFFFF"/>
            </w:rPr>
            <m:t>μ</m:t>
          </w:ins>
        </m:r>
      </m:oMath>
      <w:ins w:id="49" w:author="Parikh, Shaiv (BME)" w:date="2021-03-08T09:45:00Z">
        <w:r w:rsidR="0039048D">
          <w:rPr>
            <w:sz w:val="24"/>
            <w:szCs w:val="24"/>
            <w:lang w:val="en-US"/>
          </w:rPr>
          <w:t xml:space="preserve"> )</w:t>
        </w:r>
      </w:ins>
      <w:r w:rsidR="0000395B">
        <w:rPr>
          <w:sz w:val="24"/>
          <w:szCs w:val="24"/>
          <w:lang w:val="en-US"/>
        </w:rPr>
        <w:t>, times 100%:</w:t>
      </w:r>
    </w:p>
    <w:p w14:paraId="505EBE86" w14:textId="2A423F81" w:rsidR="0000395B" w:rsidRPr="00F74C6A" w:rsidRDefault="0000395B" w:rsidP="0000395B">
      <w:pPr>
        <w:spacing w:line="240" w:lineRule="auto"/>
        <w:jc w:val="both"/>
        <w:rPr>
          <w:rFonts w:cstheme="minorHAnsi"/>
          <w:sz w:val="24"/>
          <w:szCs w:val="24"/>
          <w:lang w:val="en-US"/>
        </w:rPr>
      </w:pPr>
      <m:oMath>
        <m:r>
          <m:rPr>
            <m:nor/>
          </m:rPr>
          <w:rPr>
            <w:rFonts w:cstheme="minorHAnsi"/>
            <w:bCs/>
            <w:color w:val="202124"/>
            <w:sz w:val="24"/>
            <w:szCs w:val="24"/>
            <w:shd w:val="clear" w:color="auto" w:fill="FFFFFF"/>
            <w:lang w:val="en-US"/>
          </w:rPr>
          <m:t>CV</m:t>
        </m:r>
        <m:r>
          <m:rPr>
            <m:nor/>
          </m:rPr>
          <w:rPr>
            <w:rFonts w:ascii="Cambria Math" w:cstheme="minorHAnsi"/>
            <w:bCs/>
            <w:color w:val="202124"/>
            <w:sz w:val="24"/>
            <w:szCs w:val="24"/>
            <w:shd w:val="clear" w:color="auto" w:fill="FFFFFF"/>
            <w:lang w:val="en-US"/>
          </w:rPr>
          <m:t xml:space="preserve"> </m:t>
        </m:r>
        <m:r>
          <m:rPr>
            <m:nor/>
          </m:rPr>
          <w:rPr>
            <w:rFonts w:cstheme="minorHAnsi"/>
            <w:bCs/>
            <w:color w:val="202124"/>
            <w:sz w:val="24"/>
            <w:szCs w:val="24"/>
            <w:shd w:val="clear" w:color="auto" w:fill="FFFFFF"/>
            <w:lang w:val="en-US"/>
          </w:rPr>
          <m:t xml:space="preserve">= </m:t>
        </m:r>
        <m:f>
          <m:fPr>
            <m:ctrlPr>
              <w:rPr>
                <w:rFonts w:ascii="Cambria Math" w:hAnsi="Cambria Math" w:cstheme="minorHAnsi"/>
                <w:bCs/>
                <w:color w:val="202124"/>
                <w:sz w:val="24"/>
                <w:szCs w:val="24"/>
                <w:shd w:val="clear" w:color="auto" w:fill="FFFFFF"/>
              </w:rPr>
            </m:ctrlPr>
          </m:fPr>
          <m:num>
            <m:sSub>
              <m:sSubPr>
                <m:ctrlPr>
                  <w:rPr>
                    <w:rFonts w:ascii="Cambria Math" w:hAnsi="Cambria Math" w:cstheme="minorHAnsi"/>
                    <w:color w:val="222222"/>
                    <w:sz w:val="24"/>
                    <w:szCs w:val="24"/>
                    <w:shd w:val="clear" w:color="auto" w:fill="FFFFFF"/>
                  </w:rPr>
                </m:ctrlPr>
              </m:sSubPr>
              <m:e>
                <m:r>
                  <m:rPr>
                    <m:nor/>
                  </m:rPr>
                  <w:rPr>
                    <w:rFonts w:cstheme="minorHAnsi"/>
                    <w:i/>
                    <w:color w:val="222222"/>
                    <w:sz w:val="24"/>
                    <w:szCs w:val="24"/>
                    <w:shd w:val="clear" w:color="auto" w:fill="FFFFFF"/>
                  </w:rPr>
                  <m:t>σ</m:t>
                </m:r>
              </m:e>
              <m:sub>
                <m:r>
                  <m:rPr>
                    <m:nor/>
                  </m:rPr>
                  <w:rPr>
                    <w:rFonts w:cstheme="minorHAnsi"/>
                    <w:color w:val="222222"/>
                    <w:sz w:val="24"/>
                    <w:szCs w:val="24"/>
                    <w:shd w:val="clear" w:color="auto" w:fill="FFFFFF"/>
                    <w:lang w:val="en-US"/>
                  </w:rPr>
                  <m:t>intra</m:t>
                </m:r>
              </m:sub>
            </m:sSub>
          </m:num>
          <m:den>
            <m:r>
              <m:rPr>
                <m:nor/>
              </m:rPr>
              <w:rPr>
                <w:rFonts w:cstheme="minorHAnsi"/>
                <w:bCs/>
                <w:i/>
                <w:color w:val="202124"/>
                <w:sz w:val="24"/>
                <w:szCs w:val="24"/>
                <w:shd w:val="clear" w:color="auto" w:fill="FFFFFF"/>
              </w:rPr>
              <m:t>μ</m:t>
            </m:r>
          </m:den>
        </m:f>
        <m:r>
          <m:rPr>
            <m:nor/>
          </m:rPr>
          <w:rPr>
            <w:rFonts w:cstheme="minorHAnsi"/>
            <w:bCs/>
            <w:color w:val="202124"/>
            <w:sz w:val="24"/>
            <w:szCs w:val="24"/>
            <w:shd w:val="clear" w:color="auto" w:fill="FFFFFF"/>
            <w:lang w:val="en-US"/>
          </w:rPr>
          <m:t>x 100</m:t>
        </m:r>
      </m:oMath>
      <w:r w:rsidRPr="001E1D3C">
        <w:rPr>
          <w:rFonts w:eastAsiaTheme="minorEastAsia" w:cstheme="minorHAnsi"/>
          <w:bCs/>
          <w:color w:val="202124"/>
          <w:sz w:val="24"/>
          <w:szCs w:val="24"/>
          <w:shd w:val="clear" w:color="auto" w:fill="FFFFFF"/>
          <w:lang w:val="en-US"/>
        </w:rPr>
        <w:t xml:space="preserve"> %</w:t>
      </w:r>
    </w:p>
    <w:p w14:paraId="79EB3A9F" w14:textId="398185CD" w:rsidR="00824251" w:rsidRPr="00106ADE" w:rsidRDefault="001F4A86" w:rsidP="006A01D2">
      <w:pPr>
        <w:spacing w:line="240" w:lineRule="auto"/>
        <w:jc w:val="both"/>
        <w:rPr>
          <w:b/>
          <w:color w:val="FF0000"/>
          <w:sz w:val="20"/>
          <w:szCs w:val="20"/>
          <w:lang w:val="en-US"/>
        </w:rPr>
      </w:pPr>
      <w:commentRangeStart w:id="50"/>
      <w:r>
        <w:rPr>
          <w:sz w:val="24"/>
          <w:szCs w:val="24"/>
          <w:lang w:val="en-US"/>
        </w:rPr>
        <w:t xml:space="preserve">We tested for statistical differences between </w:t>
      </w:r>
      <w:r w:rsidR="009315D8">
        <w:rPr>
          <w:sz w:val="24"/>
          <w:szCs w:val="24"/>
          <w:lang w:val="en-US"/>
        </w:rPr>
        <w:t>low- and high-pressure</w:t>
      </w:r>
      <w:r w:rsidR="00D3091D">
        <w:rPr>
          <w:sz w:val="24"/>
          <w:szCs w:val="24"/>
          <w:lang w:val="en-US"/>
        </w:rPr>
        <w:t xml:space="preserve"> conditions </w:t>
      </w:r>
      <w:r>
        <w:rPr>
          <w:sz w:val="24"/>
          <w:szCs w:val="24"/>
          <w:lang w:val="en-US"/>
        </w:rPr>
        <w:t>by</w:t>
      </w:r>
      <w:r w:rsidR="00D3091D">
        <w:rPr>
          <w:sz w:val="24"/>
          <w:szCs w:val="24"/>
          <w:lang w:val="en-US"/>
        </w:rPr>
        <w:t xml:space="preserve"> performing a</w:t>
      </w:r>
      <w:r w:rsidR="002C4E4E">
        <w:rPr>
          <w:sz w:val="24"/>
          <w:szCs w:val="24"/>
          <w:lang w:val="en-US"/>
        </w:rPr>
        <w:t xml:space="preserve"> paired </w:t>
      </w:r>
      <w:del w:id="51" w:author="Parikh, Shaiv (BME)" w:date="2021-03-08T09:45:00Z">
        <w:r w:rsidDel="0039048D">
          <w:rPr>
            <w:sz w:val="24"/>
            <w:szCs w:val="24"/>
            <w:lang w:val="en-US"/>
          </w:rPr>
          <w:delText>S</w:delText>
        </w:r>
        <w:r w:rsidR="002C4E4E" w:rsidDel="0039048D">
          <w:rPr>
            <w:sz w:val="24"/>
            <w:szCs w:val="24"/>
            <w:lang w:val="en-US"/>
          </w:rPr>
          <w:delText xml:space="preserve">tudent </w:delText>
        </w:r>
        <w:r w:rsidR="002C4E4E" w:rsidRPr="002C4E4E" w:rsidDel="0039048D">
          <w:rPr>
            <w:i/>
            <w:sz w:val="24"/>
            <w:szCs w:val="24"/>
            <w:lang w:val="en-US"/>
          </w:rPr>
          <w:delText>t</w:delText>
        </w:r>
        <w:r w:rsidR="002C4E4E" w:rsidDel="0039048D">
          <w:rPr>
            <w:sz w:val="24"/>
            <w:szCs w:val="24"/>
            <w:lang w:val="en-US"/>
          </w:rPr>
          <w:delText xml:space="preserve"> test</w:delText>
        </w:r>
      </w:del>
      <w:ins w:id="52" w:author="Parikh, Shaiv (BME)" w:date="2021-03-08T09:45:00Z">
        <w:r w:rsidR="0039048D">
          <w:rPr>
            <w:sz w:val="24"/>
            <w:szCs w:val="24"/>
            <w:lang w:val="en-US"/>
          </w:rPr>
          <w:t>Wilcoxon</w:t>
        </w:r>
      </w:ins>
      <w:ins w:id="53" w:author="Parikh, Shaiv (BME)" w:date="2021-03-08T09:48:00Z">
        <w:r w:rsidR="0039048D">
          <w:rPr>
            <w:sz w:val="24"/>
            <w:szCs w:val="24"/>
            <w:lang w:val="en-US"/>
          </w:rPr>
          <w:t xml:space="preserve"> Signed-Rank test</w:t>
        </w:r>
      </w:ins>
      <w:r w:rsidR="00D3091D">
        <w:rPr>
          <w:sz w:val="24"/>
          <w:szCs w:val="24"/>
          <w:lang w:val="en-US"/>
        </w:rPr>
        <w:t>.</w:t>
      </w:r>
      <w:commentRangeEnd w:id="50"/>
      <w:r w:rsidR="0009106D">
        <w:rPr>
          <w:rStyle w:val="CommentReference"/>
        </w:rPr>
        <w:commentReference w:id="50"/>
      </w:r>
    </w:p>
    <w:p w14:paraId="5034F181" w14:textId="77777777" w:rsidR="00824251" w:rsidRDefault="00824251">
      <w:pPr>
        <w:rPr>
          <w:b/>
          <w:sz w:val="20"/>
          <w:szCs w:val="20"/>
          <w:lang w:val="en-US"/>
        </w:rPr>
      </w:pPr>
      <w:r>
        <w:rPr>
          <w:b/>
          <w:sz w:val="20"/>
          <w:szCs w:val="20"/>
          <w:lang w:val="en-US"/>
        </w:rPr>
        <w:br w:type="page"/>
      </w:r>
    </w:p>
    <w:p w14:paraId="43A25A8B" w14:textId="77777777" w:rsidR="00997CD9" w:rsidRPr="00905AC8" w:rsidRDefault="00020218" w:rsidP="00905AC8">
      <w:pPr>
        <w:jc w:val="both"/>
        <w:rPr>
          <w:rFonts w:cstheme="minorHAnsi"/>
          <w:color w:val="222222"/>
          <w:sz w:val="24"/>
          <w:szCs w:val="24"/>
          <w:shd w:val="clear" w:color="auto" w:fill="FFFFFF"/>
          <w:lang w:val="en-US"/>
        </w:rPr>
      </w:pPr>
      <w:r>
        <w:rPr>
          <w:b/>
          <w:sz w:val="28"/>
          <w:szCs w:val="28"/>
          <w:lang w:val="en-US"/>
        </w:rPr>
        <w:lastRenderedPageBreak/>
        <w:t>R</w:t>
      </w:r>
      <w:r w:rsidR="00997CD9" w:rsidRPr="00997CD9">
        <w:rPr>
          <w:b/>
          <w:sz w:val="28"/>
          <w:szCs w:val="28"/>
          <w:lang w:val="en-US"/>
        </w:rPr>
        <w:t>esults</w:t>
      </w:r>
    </w:p>
    <w:p w14:paraId="46784D61" w14:textId="0D5DC47D" w:rsidR="00F778E2" w:rsidRDefault="00593106" w:rsidP="00F778E2">
      <w:pPr>
        <w:spacing w:line="240" w:lineRule="auto"/>
        <w:jc w:val="both"/>
        <w:rPr>
          <w:sz w:val="24"/>
          <w:szCs w:val="24"/>
          <w:lang w:val="en-US"/>
        </w:rPr>
      </w:pPr>
      <w:r w:rsidRPr="004B1483">
        <w:rPr>
          <w:bCs/>
          <w:sz w:val="24"/>
          <w:szCs w:val="24"/>
          <w:lang w:val="en-US"/>
        </w:rPr>
        <w:t>Table 1</w:t>
      </w:r>
      <w:r>
        <w:rPr>
          <w:sz w:val="24"/>
          <w:szCs w:val="24"/>
          <w:lang w:val="en-US"/>
        </w:rPr>
        <w:t xml:space="preserve"> shows the </w:t>
      </w:r>
      <w:r w:rsidR="004C4B9B">
        <w:rPr>
          <w:sz w:val="24"/>
          <w:szCs w:val="24"/>
          <w:lang w:val="en-US"/>
        </w:rPr>
        <w:t xml:space="preserve">BP and video-derived </w:t>
      </w:r>
      <w:r>
        <w:rPr>
          <w:sz w:val="24"/>
          <w:szCs w:val="24"/>
          <w:lang w:val="en-US"/>
        </w:rPr>
        <w:t xml:space="preserve">measurements. </w:t>
      </w:r>
      <w:r w:rsidR="004C4B9B">
        <w:rPr>
          <w:sz w:val="24"/>
          <w:szCs w:val="24"/>
          <w:lang w:val="en-US"/>
        </w:rPr>
        <w:t xml:space="preserve">In one subject we did not obtain video results during the </w:t>
      </w:r>
      <w:r w:rsidR="00C37FC5">
        <w:rPr>
          <w:sz w:val="24"/>
          <w:szCs w:val="24"/>
          <w:lang w:val="en-US"/>
        </w:rPr>
        <w:t>high-pressure</w:t>
      </w:r>
      <w:r w:rsidR="004C4B9B">
        <w:rPr>
          <w:sz w:val="24"/>
          <w:szCs w:val="24"/>
          <w:lang w:val="en-US"/>
        </w:rPr>
        <w:t xml:space="preserve"> condition, due to loss of view on one marker (hence </w:t>
      </w:r>
      <w:r w:rsidR="004C4B9B" w:rsidRPr="004B1483">
        <w:rPr>
          <w:i/>
          <w:iCs/>
          <w:sz w:val="24"/>
          <w:szCs w:val="24"/>
          <w:lang w:val="en-US"/>
        </w:rPr>
        <w:t>n</w:t>
      </w:r>
      <w:r w:rsidR="004C4B9B">
        <w:rPr>
          <w:sz w:val="24"/>
          <w:szCs w:val="24"/>
          <w:lang w:val="en-US"/>
        </w:rPr>
        <w:t>=29</w:t>
      </w:r>
      <w:r w:rsidR="00C571D2">
        <w:rPr>
          <w:sz w:val="24"/>
          <w:szCs w:val="24"/>
          <w:lang w:val="en-US"/>
        </w:rPr>
        <w:t xml:space="preserve"> analyzed</w:t>
      </w:r>
      <w:r w:rsidR="004C4B9B">
        <w:rPr>
          <w:sz w:val="24"/>
          <w:szCs w:val="24"/>
          <w:lang w:val="en-US"/>
        </w:rPr>
        <w:t>).</w:t>
      </w:r>
      <w:r w:rsidR="00D059F6">
        <w:rPr>
          <w:sz w:val="24"/>
          <w:szCs w:val="24"/>
          <w:lang w:val="en-US"/>
        </w:rPr>
        <w:t xml:space="preserve"> There were two subjects</w:t>
      </w:r>
      <w:r w:rsidR="00C571D2">
        <w:rPr>
          <w:sz w:val="24"/>
          <w:szCs w:val="24"/>
          <w:lang w:val="en-US"/>
        </w:rPr>
        <w:t xml:space="preserve"> in which the ruler </w:t>
      </w:r>
      <w:r w:rsidR="00C37FC5">
        <w:rPr>
          <w:sz w:val="24"/>
          <w:szCs w:val="24"/>
          <w:lang w:val="en-US"/>
        </w:rPr>
        <w:t>appeared</w:t>
      </w:r>
      <w:r w:rsidR="00C571D2">
        <w:rPr>
          <w:sz w:val="24"/>
          <w:szCs w:val="24"/>
          <w:lang w:val="en-US"/>
        </w:rPr>
        <w:t xml:space="preserve"> not visible </w:t>
      </w:r>
      <w:r w:rsidR="00C37FC5">
        <w:rPr>
          <w:sz w:val="24"/>
          <w:szCs w:val="24"/>
          <w:lang w:val="en-US"/>
        </w:rPr>
        <w:t>well enough</w:t>
      </w:r>
      <w:r w:rsidR="00C571D2">
        <w:rPr>
          <w:sz w:val="24"/>
          <w:szCs w:val="24"/>
          <w:lang w:val="en-US"/>
        </w:rPr>
        <w:t>. In these cases</w:t>
      </w:r>
      <w:r w:rsidR="009B5132">
        <w:rPr>
          <w:sz w:val="24"/>
          <w:szCs w:val="24"/>
          <w:lang w:val="en-US"/>
        </w:rPr>
        <w:t>,</w:t>
      </w:r>
      <w:r w:rsidR="00C571D2">
        <w:rPr>
          <w:sz w:val="24"/>
          <w:szCs w:val="24"/>
          <w:lang w:val="en-US"/>
        </w:rPr>
        <w:t xml:space="preserve"> the</w:t>
      </w:r>
      <w:r w:rsidR="00D059F6">
        <w:rPr>
          <w:sz w:val="24"/>
          <w:szCs w:val="24"/>
          <w:lang w:val="en-US"/>
        </w:rPr>
        <w:t xml:space="preserve"> felt marker dimensions (48 mm x 60 mm) were used for calibration instead of </w:t>
      </w:r>
      <w:r w:rsidR="00C571D2">
        <w:rPr>
          <w:sz w:val="24"/>
          <w:szCs w:val="24"/>
          <w:lang w:val="en-US"/>
        </w:rPr>
        <w:t xml:space="preserve">the </w:t>
      </w:r>
      <w:r w:rsidR="00D059F6">
        <w:rPr>
          <w:sz w:val="24"/>
          <w:szCs w:val="24"/>
          <w:lang w:val="en-US"/>
        </w:rPr>
        <w:t>ruler.</w:t>
      </w:r>
    </w:p>
    <w:p w14:paraId="1AB44128" w14:textId="61278899" w:rsidR="009B5132" w:rsidRDefault="004C4B9B" w:rsidP="00F778E2">
      <w:pPr>
        <w:spacing w:line="240" w:lineRule="auto"/>
        <w:jc w:val="both"/>
        <w:rPr>
          <w:sz w:val="24"/>
          <w:szCs w:val="24"/>
          <w:lang w:val="en-US"/>
        </w:rPr>
      </w:pPr>
      <w:r>
        <w:rPr>
          <w:sz w:val="24"/>
          <w:szCs w:val="24"/>
          <w:lang w:val="en-US"/>
        </w:rPr>
        <w:t>D</w:t>
      </w:r>
      <w:r w:rsidR="00F778E2">
        <w:rPr>
          <w:sz w:val="24"/>
          <w:szCs w:val="24"/>
          <w:lang w:val="en-US"/>
        </w:rPr>
        <w:t xml:space="preserve">iastolic and systolic blood pressures </w:t>
      </w:r>
      <w:r>
        <w:rPr>
          <w:sz w:val="24"/>
          <w:szCs w:val="24"/>
          <w:lang w:val="en-US"/>
        </w:rPr>
        <w:t xml:space="preserve">changed </w:t>
      </w:r>
      <w:r w:rsidR="00F778E2">
        <w:rPr>
          <w:sz w:val="24"/>
          <w:szCs w:val="24"/>
          <w:lang w:val="en-US"/>
        </w:rPr>
        <w:t>significant</w:t>
      </w:r>
      <w:r>
        <w:rPr>
          <w:sz w:val="24"/>
          <w:szCs w:val="24"/>
          <w:lang w:val="en-US"/>
        </w:rPr>
        <w:t>ly</w:t>
      </w:r>
      <w:r w:rsidR="00F778E2">
        <w:rPr>
          <w:sz w:val="24"/>
          <w:szCs w:val="24"/>
          <w:lang w:val="en-US"/>
        </w:rPr>
        <w:t xml:space="preserve"> </w:t>
      </w:r>
      <w:r>
        <w:rPr>
          <w:sz w:val="24"/>
          <w:szCs w:val="24"/>
          <w:lang w:val="en-US"/>
        </w:rPr>
        <w:t>between</w:t>
      </w:r>
      <w:r w:rsidR="00F778E2">
        <w:rPr>
          <w:sz w:val="24"/>
          <w:szCs w:val="24"/>
          <w:lang w:val="en-US"/>
        </w:rPr>
        <w:t xml:space="preserve"> </w:t>
      </w:r>
      <w:r>
        <w:rPr>
          <w:sz w:val="24"/>
          <w:szCs w:val="24"/>
          <w:lang w:val="en-US"/>
        </w:rPr>
        <w:t>low</w:t>
      </w:r>
      <w:ins w:id="54" w:author="Parikh, Shaiv (BME)" w:date="2021-03-08T13:29:00Z">
        <w:r w:rsidR="00147388">
          <w:rPr>
            <w:sz w:val="24"/>
            <w:szCs w:val="24"/>
            <w:lang w:val="en-US"/>
          </w:rPr>
          <w:t xml:space="preserve"> </w:t>
        </w:r>
      </w:ins>
      <w:del w:id="55" w:author="Parikh, Shaiv (BME)" w:date="2021-03-08T13:29:00Z">
        <w:r w:rsidDel="00147388">
          <w:rPr>
            <w:sz w:val="24"/>
            <w:szCs w:val="24"/>
            <w:lang w:val="en-US"/>
          </w:rPr>
          <w:delText xml:space="preserve">- </w:delText>
        </w:r>
      </w:del>
      <w:r>
        <w:rPr>
          <w:sz w:val="24"/>
          <w:szCs w:val="24"/>
          <w:lang w:val="en-US"/>
        </w:rPr>
        <w:t>and high-pressure</w:t>
      </w:r>
      <w:r w:rsidR="00F778E2">
        <w:rPr>
          <w:sz w:val="24"/>
          <w:szCs w:val="24"/>
          <w:lang w:val="en-US"/>
        </w:rPr>
        <w:t xml:space="preserve"> conditions. </w:t>
      </w:r>
    </w:p>
    <w:p w14:paraId="6AAC1468" w14:textId="03FE44D2" w:rsidR="009C2863" w:rsidRDefault="004C4B9B" w:rsidP="00F778E2">
      <w:pPr>
        <w:spacing w:line="240" w:lineRule="auto"/>
        <w:jc w:val="both"/>
        <w:rPr>
          <w:sz w:val="24"/>
          <w:szCs w:val="24"/>
          <w:lang w:val="en-US"/>
        </w:rPr>
      </w:pPr>
      <w:r>
        <w:rPr>
          <w:sz w:val="24"/>
          <w:szCs w:val="24"/>
          <w:lang w:val="en-US"/>
        </w:rPr>
        <w:t>In contrast</w:t>
      </w:r>
      <w:r w:rsidR="00F778E2">
        <w:rPr>
          <w:sz w:val="24"/>
          <w:szCs w:val="24"/>
          <w:lang w:val="en-US"/>
        </w:rPr>
        <w:t>,</w:t>
      </w:r>
      <w:r w:rsidR="000D1817">
        <w:rPr>
          <w:sz w:val="24"/>
          <w:szCs w:val="24"/>
          <w:lang w:val="en-US"/>
        </w:rPr>
        <w:t xml:space="preserve"> the absolute dimensions (</w:t>
      </w:r>
      <w:proofErr w:type="spellStart"/>
      <w:r w:rsidR="000D1817" w:rsidRPr="000D1817">
        <w:rPr>
          <w:rFonts w:ascii="Calibri" w:eastAsia="Times New Roman" w:hAnsi="Calibri" w:cs="Calibri"/>
          <w:i/>
          <w:color w:val="000000"/>
          <w:lang w:val="en-US" w:eastAsia="nl-NL"/>
        </w:rPr>
        <w:t>D</w:t>
      </w:r>
      <w:r w:rsidR="000D1817" w:rsidRPr="000D1817">
        <w:rPr>
          <w:rFonts w:ascii="Calibri" w:eastAsia="Times New Roman" w:hAnsi="Calibri" w:cs="Calibri"/>
          <w:color w:val="000000"/>
          <w:vertAlign w:val="subscript"/>
          <w:lang w:val="en-US" w:eastAsia="nl-NL"/>
        </w:rPr>
        <w:t>d</w:t>
      </w:r>
      <w:proofErr w:type="spellEnd"/>
      <w:r w:rsidR="000D1817">
        <w:rPr>
          <w:rFonts w:ascii="Calibri" w:eastAsia="Times New Roman" w:hAnsi="Calibri" w:cs="Calibri"/>
          <w:b/>
          <w:color w:val="000000"/>
          <w:vertAlign w:val="subscript"/>
          <w:lang w:val="en-US" w:eastAsia="nl-NL"/>
        </w:rPr>
        <w:t xml:space="preserve"> </w:t>
      </w:r>
      <w:r w:rsidR="000D1817">
        <w:rPr>
          <w:sz w:val="24"/>
          <w:szCs w:val="24"/>
          <w:lang w:val="en-US"/>
        </w:rPr>
        <w:t xml:space="preserve">and </w:t>
      </w:r>
      <w:proofErr w:type="spellStart"/>
      <w:proofErr w:type="gramStart"/>
      <w:r w:rsidR="000D1817" w:rsidRPr="000D1817">
        <w:rPr>
          <w:rFonts w:ascii="Calibri" w:eastAsia="Times New Roman" w:hAnsi="Calibri" w:cs="Calibri"/>
          <w:i/>
          <w:color w:val="000000"/>
          <w:lang w:val="en-US" w:eastAsia="nl-NL"/>
        </w:rPr>
        <w:t>L</w:t>
      </w:r>
      <w:r w:rsidR="000D1817" w:rsidRPr="000D1817">
        <w:rPr>
          <w:rFonts w:ascii="Calibri" w:eastAsia="Times New Roman" w:hAnsi="Calibri" w:cs="Calibri"/>
          <w:color w:val="000000"/>
          <w:vertAlign w:val="subscript"/>
          <w:lang w:val="en-US" w:eastAsia="nl-NL"/>
        </w:rPr>
        <w:t>d</w:t>
      </w:r>
      <w:proofErr w:type="spellEnd"/>
      <w:proofErr w:type="gramEnd"/>
      <w:r w:rsidR="00F778E2">
        <w:rPr>
          <w:sz w:val="24"/>
          <w:szCs w:val="24"/>
          <w:lang w:val="en-US"/>
        </w:rPr>
        <w:t xml:space="preserve">) </w:t>
      </w:r>
      <w:r>
        <w:rPr>
          <w:sz w:val="24"/>
          <w:szCs w:val="24"/>
          <w:lang w:val="en-US"/>
        </w:rPr>
        <w:t>and strains (</w:t>
      </w:r>
      <w:r w:rsidRPr="000D1817">
        <w:rPr>
          <w:rFonts w:ascii="Calibri" w:eastAsia="Times New Roman" w:hAnsi="Calibri" w:cs="Calibri"/>
          <w:color w:val="000000"/>
          <w:lang w:val="en-US" w:eastAsia="nl-NL"/>
        </w:rPr>
        <w:t>Δ</w:t>
      </w:r>
      <w:r w:rsidRPr="000D1817">
        <w:rPr>
          <w:rFonts w:ascii="Calibri" w:eastAsia="Times New Roman" w:hAnsi="Calibri" w:cs="Calibri"/>
          <w:i/>
          <w:color w:val="000000"/>
          <w:lang w:val="en-US" w:eastAsia="nl-NL"/>
        </w:rPr>
        <w:t>D</w:t>
      </w:r>
      <w:r w:rsidRPr="000D1817">
        <w:rPr>
          <w:rFonts w:ascii="Calibri" w:eastAsia="Times New Roman" w:hAnsi="Calibri" w:cs="Calibri"/>
          <w:color w:val="000000"/>
          <w:lang w:val="en-US" w:eastAsia="nl-NL"/>
        </w:rPr>
        <w:t>/</w:t>
      </w:r>
      <w:proofErr w:type="spellStart"/>
      <w:r w:rsidRPr="000D1817">
        <w:rPr>
          <w:rFonts w:ascii="Calibri" w:eastAsia="Times New Roman" w:hAnsi="Calibri" w:cs="Calibri"/>
          <w:i/>
          <w:color w:val="000000"/>
          <w:lang w:val="en-US" w:eastAsia="nl-NL"/>
        </w:rPr>
        <w:t>D</w:t>
      </w:r>
      <w:r w:rsidRPr="000D1817">
        <w:rPr>
          <w:rFonts w:ascii="Calibri" w:eastAsia="Times New Roman" w:hAnsi="Calibri" w:cs="Calibri"/>
          <w:color w:val="000000"/>
          <w:vertAlign w:val="subscript"/>
          <w:lang w:val="en-US" w:eastAsia="nl-NL"/>
        </w:rPr>
        <w:t>d</w:t>
      </w:r>
      <w:proofErr w:type="spellEnd"/>
      <w:r>
        <w:rPr>
          <w:rFonts w:ascii="Calibri" w:eastAsia="Times New Roman" w:hAnsi="Calibri" w:cs="Calibri"/>
          <w:b/>
          <w:color w:val="000000"/>
          <w:vertAlign w:val="subscript"/>
          <w:lang w:val="en-US" w:eastAsia="nl-NL"/>
        </w:rPr>
        <w:t xml:space="preserve"> </w:t>
      </w:r>
      <w:r w:rsidRPr="000D1817">
        <w:rPr>
          <w:rFonts w:ascii="Calibri" w:eastAsia="Times New Roman" w:hAnsi="Calibri" w:cs="Calibri"/>
          <w:color w:val="000000"/>
          <w:lang w:val="en-US" w:eastAsia="nl-NL"/>
        </w:rPr>
        <w:t>and</w:t>
      </w:r>
      <w:r>
        <w:rPr>
          <w:rFonts w:ascii="Calibri" w:eastAsia="Times New Roman" w:hAnsi="Calibri" w:cs="Calibri"/>
          <w:b/>
          <w:color w:val="000000"/>
          <w:vertAlign w:val="subscript"/>
          <w:lang w:val="en-US" w:eastAsia="nl-NL"/>
        </w:rPr>
        <w:t xml:space="preserve"> </w:t>
      </w:r>
      <w:r w:rsidRPr="000D1817">
        <w:rPr>
          <w:rFonts w:ascii="Calibri" w:eastAsia="Times New Roman" w:hAnsi="Calibri" w:cs="Calibri"/>
          <w:color w:val="000000"/>
          <w:lang w:val="en-US" w:eastAsia="nl-NL"/>
        </w:rPr>
        <w:t>Δ</w:t>
      </w:r>
      <w:r w:rsidRPr="000D1817">
        <w:rPr>
          <w:rFonts w:ascii="Calibri" w:eastAsia="Times New Roman" w:hAnsi="Calibri" w:cs="Calibri"/>
          <w:i/>
          <w:color w:val="000000"/>
          <w:lang w:val="en-US" w:eastAsia="nl-NL"/>
        </w:rPr>
        <w:t>L</w:t>
      </w:r>
      <w:r w:rsidRPr="000D1817">
        <w:rPr>
          <w:rFonts w:ascii="Calibri" w:eastAsia="Times New Roman" w:hAnsi="Calibri" w:cs="Calibri"/>
          <w:color w:val="000000"/>
          <w:lang w:val="en-US" w:eastAsia="nl-NL"/>
        </w:rPr>
        <w:t>/</w:t>
      </w:r>
      <w:proofErr w:type="spellStart"/>
      <w:r w:rsidRPr="000D1817">
        <w:rPr>
          <w:rFonts w:ascii="Calibri" w:eastAsia="Times New Roman" w:hAnsi="Calibri" w:cs="Calibri"/>
          <w:i/>
          <w:color w:val="000000"/>
          <w:lang w:val="en-US" w:eastAsia="nl-NL"/>
        </w:rPr>
        <w:t>L</w:t>
      </w:r>
      <w:r w:rsidRPr="000D1817">
        <w:rPr>
          <w:rFonts w:ascii="Calibri" w:eastAsia="Times New Roman" w:hAnsi="Calibri" w:cs="Calibri"/>
          <w:color w:val="000000"/>
          <w:vertAlign w:val="subscript"/>
          <w:lang w:val="en-US" w:eastAsia="nl-NL"/>
        </w:rPr>
        <w:t>d</w:t>
      </w:r>
      <w:proofErr w:type="spellEnd"/>
      <w:r>
        <w:rPr>
          <w:sz w:val="24"/>
          <w:szCs w:val="24"/>
          <w:lang w:val="en-US"/>
        </w:rPr>
        <w:t xml:space="preserve">) </w:t>
      </w:r>
      <w:r w:rsidR="00F778E2">
        <w:rPr>
          <w:sz w:val="24"/>
          <w:szCs w:val="24"/>
          <w:lang w:val="en-US"/>
        </w:rPr>
        <w:t xml:space="preserve">did not </w:t>
      </w:r>
      <w:r w:rsidR="009C2863">
        <w:rPr>
          <w:sz w:val="24"/>
          <w:szCs w:val="24"/>
          <w:lang w:val="en-US"/>
        </w:rPr>
        <w:t xml:space="preserve">change </w:t>
      </w:r>
      <w:r w:rsidR="00F778E2">
        <w:rPr>
          <w:sz w:val="24"/>
          <w:szCs w:val="24"/>
          <w:lang w:val="en-US"/>
        </w:rPr>
        <w:t>significant</w:t>
      </w:r>
      <w:r w:rsidR="009C2863">
        <w:rPr>
          <w:sz w:val="24"/>
          <w:szCs w:val="24"/>
          <w:lang w:val="en-US"/>
        </w:rPr>
        <w:t>ly</w:t>
      </w:r>
      <w:r w:rsidR="00F778E2">
        <w:rPr>
          <w:sz w:val="24"/>
          <w:szCs w:val="24"/>
          <w:lang w:val="en-US"/>
        </w:rPr>
        <w:t xml:space="preserve"> </w:t>
      </w:r>
      <w:r w:rsidR="009C2863">
        <w:rPr>
          <w:sz w:val="24"/>
          <w:szCs w:val="24"/>
          <w:lang w:val="en-US"/>
        </w:rPr>
        <w:t>with</w:t>
      </w:r>
      <w:r w:rsidR="00F778E2">
        <w:rPr>
          <w:sz w:val="24"/>
          <w:szCs w:val="24"/>
          <w:lang w:val="en-US"/>
        </w:rPr>
        <w:t xml:space="preserve"> pressure conditions.</w:t>
      </w:r>
      <w:del w:id="56" w:author="Parikh, Shaiv (BME)" w:date="2021-03-08T10:44:00Z">
        <w:r w:rsidR="00F778E2" w:rsidDel="00207586">
          <w:rPr>
            <w:sz w:val="24"/>
            <w:szCs w:val="24"/>
            <w:lang w:val="en-US"/>
          </w:rPr>
          <w:delText xml:space="preserve">. </w:delText>
        </w:r>
      </w:del>
    </w:p>
    <w:p w14:paraId="77EC6EDC" w14:textId="467EEF8D" w:rsidR="009C2863" w:rsidRPr="00147388" w:rsidRDefault="009C2863" w:rsidP="00F778E2">
      <w:pPr>
        <w:spacing w:line="240" w:lineRule="auto"/>
        <w:jc w:val="both"/>
        <w:rPr>
          <w:color w:val="000000" w:themeColor="text1"/>
          <w:sz w:val="24"/>
          <w:szCs w:val="24"/>
          <w:lang w:val="en-US"/>
          <w:rPrChange w:id="57" w:author="Parikh, Shaiv (BME)" w:date="2021-03-08T13:28:00Z">
            <w:rPr>
              <w:color w:val="FF0000"/>
              <w:sz w:val="24"/>
              <w:szCs w:val="24"/>
              <w:lang w:val="en-US"/>
            </w:rPr>
          </w:rPrChange>
        </w:rPr>
      </w:pPr>
      <w:r w:rsidRPr="00147388">
        <w:rPr>
          <w:color w:val="000000" w:themeColor="text1"/>
          <w:sz w:val="24"/>
          <w:szCs w:val="24"/>
          <w:lang w:val="en-US"/>
          <w:rPrChange w:id="58" w:author="Parikh, Shaiv (BME)" w:date="2021-03-08T13:28:00Z">
            <w:rPr>
              <w:color w:val="FF0000"/>
              <w:sz w:val="24"/>
              <w:szCs w:val="24"/>
              <w:lang w:val="en-US"/>
            </w:rPr>
          </w:rPrChange>
        </w:rPr>
        <w:t>N</w:t>
      </w:r>
      <w:r w:rsidR="00F778E2" w:rsidRPr="00147388">
        <w:rPr>
          <w:color w:val="000000" w:themeColor="text1"/>
          <w:sz w:val="24"/>
          <w:szCs w:val="24"/>
          <w:lang w:val="en-US"/>
          <w:rPrChange w:id="59" w:author="Parikh, Shaiv (BME)" w:date="2021-03-08T13:28:00Z">
            <w:rPr>
              <w:color w:val="FF0000"/>
              <w:sz w:val="24"/>
              <w:szCs w:val="24"/>
              <w:lang w:val="en-US"/>
            </w:rPr>
          </w:rPrChange>
        </w:rPr>
        <w:t xml:space="preserve">o significant difference was observed between </w:t>
      </w:r>
      <w:del w:id="60" w:author="Parikh, Shaiv (BME)" w:date="2021-03-08T13:25:00Z">
        <w:r w:rsidR="00F778E2" w:rsidRPr="00147388" w:rsidDel="00147388">
          <w:rPr>
            <w:color w:val="000000" w:themeColor="text1"/>
            <w:sz w:val="24"/>
            <w:szCs w:val="24"/>
            <w:lang w:val="en-US"/>
            <w:rPrChange w:id="61" w:author="Parikh, Shaiv (BME)" w:date="2021-03-08T13:28:00Z">
              <w:rPr>
                <w:color w:val="FF0000"/>
                <w:sz w:val="24"/>
                <w:szCs w:val="24"/>
                <w:lang w:val="en-US"/>
              </w:rPr>
            </w:rPrChange>
          </w:rPr>
          <w:delText>relative distensions</w:delText>
        </w:r>
      </w:del>
      <w:ins w:id="62" w:author="Parikh, Shaiv (BME)" w:date="2021-03-08T13:25:00Z">
        <w:r w:rsidR="00147388" w:rsidRPr="00147388">
          <w:rPr>
            <w:color w:val="000000" w:themeColor="text1"/>
            <w:sz w:val="24"/>
            <w:szCs w:val="24"/>
            <w:lang w:val="en-US"/>
            <w:rPrChange w:id="63" w:author="Parikh, Shaiv (BME)" w:date="2021-03-08T13:28:00Z">
              <w:rPr>
                <w:color w:val="FF0000"/>
                <w:sz w:val="24"/>
                <w:szCs w:val="24"/>
                <w:lang w:val="en-US"/>
              </w:rPr>
            </w:rPrChange>
          </w:rPr>
          <w:t>circumferential strains</w:t>
        </w:r>
      </w:ins>
      <w:r w:rsidR="00F778E2" w:rsidRPr="00147388">
        <w:rPr>
          <w:color w:val="000000" w:themeColor="text1"/>
          <w:sz w:val="24"/>
          <w:szCs w:val="24"/>
          <w:lang w:val="en-US"/>
          <w:rPrChange w:id="64" w:author="Parikh, Shaiv (BME)" w:date="2021-03-08T13:28:00Z">
            <w:rPr>
              <w:color w:val="FF0000"/>
              <w:sz w:val="24"/>
              <w:szCs w:val="24"/>
              <w:lang w:val="en-US"/>
            </w:rPr>
          </w:rPrChange>
        </w:rPr>
        <w:t xml:space="preserve"> </w:t>
      </w:r>
      <w:ins w:id="65" w:author="Parikh, Shaiv (BME)" w:date="2021-03-08T13:26:00Z">
        <w:r w:rsidR="00147388" w:rsidRPr="00147388">
          <w:rPr>
            <w:color w:val="000000" w:themeColor="text1"/>
            <w:sz w:val="24"/>
            <w:szCs w:val="24"/>
            <w:lang w:val="en-US"/>
            <w:rPrChange w:id="66" w:author="Parikh, Shaiv (BME)" w:date="2021-03-08T13:28:00Z">
              <w:rPr>
                <w:color w:val="FF0000"/>
                <w:sz w:val="24"/>
                <w:szCs w:val="24"/>
                <w:lang w:val="en-US"/>
              </w:rPr>
            </w:rPrChange>
          </w:rPr>
          <w:t>(</w:t>
        </w:r>
      </w:ins>
      <w:del w:id="67" w:author="Parikh, Shaiv (BME)" w:date="2021-03-08T13:26:00Z">
        <w:r w:rsidR="00F778E2" w:rsidRPr="00147388" w:rsidDel="00147388">
          <w:rPr>
            <w:color w:val="000000" w:themeColor="text1"/>
            <w:sz w:val="24"/>
            <w:szCs w:val="24"/>
            <w:lang w:val="en-US"/>
            <w:rPrChange w:id="68" w:author="Parikh, Shaiv (BME)" w:date="2021-03-08T13:28:00Z">
              <w:rPr>
                <w:color w:val="FF0000"/>
                <w:sz w:val="24"/>
                <w:szCs w:val="24"/>
                <w:lang w:val="en-US"/>
              </w:rPr>
            </w:rPrChange>
          </w:rPr>
          <w:delText xml:space="preserve">of </w:delText>
        </w:r>
      </w:del>
      <w:r w:rsidR="00F778E2" w:rsidRPr="00147388">
        <w:rPr>
          <w:color w:val="000000" w:themeColor="text1"/>
          <w:sz w:val="24"/>
          <w:szCs w:val="24"/>
          <w:lang w:val="en-US"/>
          <w:rPrChange w:id="69" w:author="Parikh, Shaiv (BME)" w:date="2021-03-08T13:28:00Z">
            <w:rPr>
              <w:color w:val="FF0000"/>
              <w:sz w:val="24"/>
              <w:szCs w:val="24"/>
              <w:lang w:val="en-US"/>
            </w:rPr>
          </w:rPrChange>
        </w:rPr>
        <w:t>caudal and cranial</w:t>
      </w:r>
      <w:ins w:id="70" w:author="Parikh, Shaiv (BME)" w:date="2021-03-08T13:26:00Z">
        <w:r w:rsidR="00147388" w:rsidRPr="00147388">
          <w:rPr>
            <w:color w:val="000000" w:themeColor="text1"/>
            <w:sz w:val="24"/>
            <w:szCs w:val="24"/>
            <w:lang w:val="en-US"/>
            <w:rPrChange w:id="71" w:author="Parikh, Shaiv (BME)" w:date="2021-03-08T13:28:00Z">
              <w:rPr>
                <w:color w:val="FF0000"/>
                <w:sz w:val="24"/>
                <w:szCs w:val="24"/>
                <w:lang w:val="en-US"/>
              </w:rPr>
            </w:rPrChange>
          </w:rPr>
          <w:t xml:space="preserve">), and axial strains (medial and lateral) </w:t>
        </w:r>
      </w:ins>
      <w:del w:id="72" w:author="Parikh, Shaiv (BME)" w:date="2021-03-08T13:27:00Z">
        <w:r w:rsidR="00F778E2" w:rsidRPr="00147388" w:rsidDel="00147388">
          <w:rPr>
            <w:color w:val="000000" w:themeColor="text1"/>
            <w:sz w:val="24"/>
            <w:szCs w:val="24"/>
            <w:lang w:val="en-US"/>
            <w:rPrChange w:id="73" w:author="Parikh, Shaiv (BME)" w:date="2021-03-08T13:28:00Z">
              <w:rPr>
                <w:color w:val="FF0000"/>
                <w:sz w:val="24"/>
                <w:szCs w:val="24"/>
                <w:lang w:val="en-US"/>
              </w:rPr>
            </w:rPrChange>
          </w:rPr>
          <w:delText xml:space="preserve"> diameters </w:delText>
        </w:r>
      </w:del>
      <w:r w:rsidR="00F778E2" w:rsidRPr="00147388">
        <w:rPr>
          <w:color w:val="000000" w:themeColor="text1"/>
          <w:sz w:val="24"/>
          <w:szCs w:val="24"/>
          <w:lang w:val="en-US"/>
          <w:rPrChange w:id="74" w:author="Parikh, Shaiv (BME)" w:date="2021-03-08T13:28:00Z">
            <w:rPr>
              <w:color w:val="FF0000"/>
              <w:sz w:val="24"/>
              <w:szCs w:val="24"/>
              <w:lang w:val="en-US"/>
            </w:rPr>
          </w:rPrChange>
        </w:rPr>
        <w:t>for low</w:t>
      </w:r>
      <w:ins w:id="75" w:author="Parikh, Shaiv (BME)" w:date="2021-03-08T13:27:00Z">
        <w:r w:rsidR="00147388" w:rsidRPr="00147388">
          <w:rPr>
            <w:color w:val="000000" w:themeColor="text1"/>
            <w:sz w:val="24"/>
            <w:szCs w:val="24"/>
            <w:lang w:val="en-US"/>
            <w:rPrChange w:id="76" w:author="Parikh, Shaiv (BME)" w:date="2021-03-08T13:28:00Z">
              <w:rPr>
                <w:color w:val="FF0000"/>
                <w:sz w:val="24"/>
                <w:szCs w:val="24"/>
                <w:lang w:val="en-US"/>
              </w:rPr>
            </w:rPrChange>
          </w:rPr>
          <w:t>-</w:t>
        </w:r>
      </w:ins>
      <w:del w:id="77" w:author="Parikh, Shaiv (BME)" w:date="2021-03-08T13:27:00Z">
        <w:r w:rsidR="00C37FC5" w:rsidRPr="00147388" w:rsidDel="00147388">
          <w:rPr>
            <w:color w:val="000000" w:themeColor="text1"/>
            <w:sz w:val="24"/>
            <w:szCs w:val="24"/>
            <w:lang w:val="en-US"/>
            <w:rPrChange w:id="78" w:author="Parikh, Shaiv (BME)" w:date="2021-03-08T13:28:00Z">
              <w:rPr>
                <w:color w:val="FF0000"/>
                <w:sz w:val="24"/>
                <w:szCs w:val="24"/>
                <w:lang w:val="en-US"/>
              </w:rPr>
            </w:rPrChange>
          </w:rPr>
          <w:delText>-</w:delText>
        </w:r>
        <w:r w:rsidR="00F778E2" w:rsidRPr="00147388" w:rsidDel="00147388">
          <w:rPr>
            <w:color w:val="000000" w:themeColor="text1"/>
            <w:sz w:val="24"/>
            <w:szCs w:val="24"/>
            <w:lang w:val="en-US"/>
            <w:rPrChange w:id="79" w:author="Parikh, Shaiv (BME)" w:date="2021-03-08T13:28:00Z">
              <w:rPr>
                <w:color w:val="FF0000"/>
                <w:sz w:val="24"/>
                <w:szCs w:val="24"/>
                <w:lang w:val="en-US"/>
              </w:rPr>
            </w:rPrChange>
          </w:rPr>
          <w:delText xml:space="preserve">and </w:delText>
        </w:r>
        <w:r w:rsidR="00C37FC5" w:rsidRPr="00147388" w:rsidDel="00147388">
          <w:rPr>
            <w:color w:val="000000" w:themeColor="text1"/>
            <w:sz w:val="24"/>
            <w:szCs w:val="24"/>
            <w:lang w:val="en-US"/>
            <w:rPrChange w:id="80" w:author="Parikh, Shaiv (BME)" w:date="2021-03-08T13:28:00Z">
              <w:rPr>
                <w:color w:val="FF0000"/>
                <w:sz w:val="24"/>
                <w:szCs w:val="24"/>
                <w:lang w:val="en-US"/>
              </w:rPr>
            </w:rPrChange>
          </w:rPr>
          <w:delText>high-</w:delText>
        </w:r>
      </w:del>
      <w:r w:rsidR="00C37FC5" w:rsidRPr="00147388">
        <w:rPr>
          <w:color w:val="000000" w:themeColor="text1"/>
          <w:sz w:val="24"/>
          <w:szCs w:val="24"/>
          <w:lang w:val="en-US"/>
          <w:rPrChange w:id="81" w:author="Parikh, Shaiv (BME)" w:date="2021-03-08T13:28:00Z">
            <w:rPr>
              <w:color w:val="FF0000"/>
              <w:sz w:val="24"/>
              <w:szCs w:val="24"/>
              <w:lang w:val="en-US"/>
            </w:rPr>
          </w:rPrChange>
        </w:rPr>
        <w:t>pressure</w:t>
      </w:r>
      <w:r w:rsidR="00F778E2" w:rsidRPr="00147388">
        <w:rPr>
          <w:color w:val="000000" w:themeColor="text1"/>
          <w:sz w:val="24"/>
          <w:szCs w:val="24"/>
          <w:lang w:val="en-US"/>
          <w:rPrChange w:id="82" w:author="Parikh, Shaiv (BME)" w:date="2021-03-08T13:28:00Z">
            <w:rPr>
              <w:color w:val="FF0000"/>
              <w:sz w:val="24"/>
              <w:szCs w:val="24"/>
              <w:lang w:val="en-US"/>
            </w:rPr>
          </w:rPrChange>
        </w:rPr>
        <w:t xml:space="preserve"> condition</w:t>
      </w:r>
      <w:ins w:id="83" w:author="Parikh, Shaiv (BME)" w:date="2021-03-08T13:27:00Z">
        <w:r w:rsidR="000D51BF">
          <w:rPr>
            <w:color w:val="000000" w:themeColor="text1"/>
            <w:sz w:val="24"/>
            <w:szCs w:val="24"/>
            <w:lang w:val="en-US"/>
          </w:rPr>
          <w:t xml:space="preserve">, while </w:t>
        </w:r>
        <w:r w:rsidR="00147388" w:rsidRPr="00147388">
          <w:rPr>
            <w:color w:val="000000" w:themeColor="text1"/>
            <w:sz w:val="24"/>
            <w:szCs w:val="24"/>
            <w:lang w:val="en-US"/>
            <w:rPrChange w:id="84" w:author="Parikh, Shaiv (BME)" w:date="2021-03-08T13:28:00Z">
              <w:rPr>
                <w:color w:val="FF0000"/>
                <w:sz w:val="24"/>
                <w:szCs w:val="24"/>
                <w:lang w:val="en-US"/>
              </w:rPr>
            </w:rPrChange>
          </w:rPr>
          <w:t xml:space="preserve">both the strain estimates varied significantly for </w:t>
        </w:r>
      </w:ins>
      <w:ins w:id="85" w:author="Parikh, Shaiv (BME)" w:date="2021-03-08T13:28:00Z">
        <w:r w:rsidR="00147388" w:rsidRPr="00147388">
          <w:rPr>
            <w:color w:val="000000" w:themeColor="text1"/>
            <w:sz w:val="24"/>
            <w:szCs w:val="24"/>
            <w:lang w:val="en-US"/>
            <w:rPrChange w:id="86" w:author="Parikh, Shaiv (BME)" w:date="2021-03-08T13:28:00Z">
              <w:rPr>
                <w:color w:val="FF0000"/>
                <w:sz w:val="24"/>
                <w:szCs w:val="24"/>
                <w:lang w:val="en-US"/>
              </w:rPr>
            </w:rPrChange>
          </w:rPr>
          <w:t>high-pressure</w:t>
        </w:r>
      </w:ins>
      <w:ins w:id="87" w:author="Parikh, Shaiv (BME)" w:date="2021-03-08T13:27:00Z">
        <w:r w:rsidR="00147388" w:rsidRPr="00147388">
          <w:rPr>
            <w:color w:val="000000" w:themeColor="text1"/>
            <w:sz w:val="24"/>
            <w:szCs w:val="24"/>
            <w:lang w:val="en-US"/>
            <w:rPrChange w:id="88" w:author="Parikh, Shaiv (BME)" w:date="2021-03-08T13:28:00Z">
              <w:rPr>
                <w:color w:val="FF0000"/>
                <w:sz w:val="24"/>
                <w:szCs w:val="24"/>
                <w:lang w:val="en-US"/>
              </w:rPr>
            </w:rPrChange>
          </w:rPr>
          <w:t xml:space="preserve"> condition </w:t>
        </w:r>
      </w:ins>
      <w:del w:id="89" w:author="Parikh, Shaiv (BME)" w:date="2021-03-08T13:27:00Z">
        <w:r w:rsidR="00F778E2" w:rsidRPr="00147388" w:rsidDel="00147388">
          <w:rPr>
            <w:color w:val="000000" w:themeColor="text1"/>
            <w:sz w:val="24"/>
            <w:szCs w:val="24"/>
            <w:lang w:val="en-US"/>
            <w:rPrChange w:id="90" w:author="Parikh, Shaiv (BME)" w:date="2021-03-08T13:28:00Z">
              <w:rPr>
                <w:color w:val="FF0000"/>
                <w:sz w:val="24"/>
                <w:szCs w:val="24"/>
                <w:lang w:val="en-US"/>
              </w:rPr>
            </w:rPrChange>
          </w:rPr>
          <w:delText xml:space="preserve">s, and relative extensions of medial and axial lengths for both, </w:delText>
        </w:r>
        <w:r w:rsidR="009B5132" w:rsidRPr="00147388" w:rsidDel="00147388">
          <w:rPr>
            <w:color w:val="000000" w:themeColor="text1"/>
            <w:sz w:val="24"/>
            <w:szCs w:val="24"/>
            <w:lang w:val="en-US"/>
            <w:rPrChange w:id="91" w:author="Parikh, Shaiv (BME)" w:date="2021-03-08T13:28:00Z">
              <w:rPr>
                <w:color w:val="FF0000"/>
                <w:sz w:val="24"/>
                <w:szCs w:val="24"/>
                <w:lang w:val="en-US"/>
              </w:rPr>
            </w:rPrChange>
          </w:rPr>
          <w:delText>low- and high-pressure</w:delText>
        </w:r>
        <w:r w:rsidR="00F778E2" w:rsidRPr="00147388" w:rsidDel="00147388">
          <w:rPr>
            <w:color w:val="000000" w:themeColor="text1"/>
            <w:sz w:val="24"/>
            <w:szCs w:val="24"/>
            <w:lang w:val="en-US"/>
            <w:rPrChange w:id="92" w:author="Parikh, Shaiv (BME)" w:date="2021-03-08T13:28:00Z">
              <w:rPr>
                <w:color w:val="FF0000"/>
                <w:sz w:val="24"/>
                <w:szCs w:val="24"/>
                <w:lang w:val="en-US"/>
              </w:rPr>
            </w:rPrChange>
          </w:rPr>
          <w:delText xml:space="preserve"> conditions </w:delText>
        </w:r>
      </w:del>
      <w:r w:rsidR="00F778E2" w:rsidRPr="00147388">
        <w:rPr>
          <w:color w:val="000000" w:themeColor="text1"/>
          <w:sz w:val="24"/>
          <w:szCs w:val="24"/>
          <w:lang w:val="en-US"/>
          <w:rPrChange w:id="93" w:author="Parikh, Shaiv (BME)" w:date="2021-03-08T13:28:00Z">
            <w:rPr>
              <w:color w:val="FF0000"/>
              <w:sz w:val="24"/>
              <w:szCs w:val="24"/>
              <w:lang w:val="en-US"/>
            </w:rPr>
          </w:rPrChange>
        </w:rPr>
        <w:t>(</w:t>
      </w:r>
      <w:r w:rsidR="00F778E2" w:rsidRPr="00147388">
        <w:rPr>
          <w:b/>
          <w:color w:val="000000" w:themeColor="text1"/>
          <w:sz w:val="24"/>
          <w:szCs w:val="24"/>
          <w:lang w:val="en-US"/>
          <w:rPrChange w:id="94" w:author="Parikh, Shaiv (BME)" w:date="2021-03-08T13:28:00Z">
            <w:rPr>
              <w:b/>
              <w:color w:val="FF0000"/>
              <w:sz w:val="24"/>
              <w:szCs w:val="24"/>
              <w:lang w:val="en-US"/>
            </w:rPr>
          </w:rPrChange>
        </w:rPr>
        <w:t>Figure 2</w:t>
      </w:r>
      <w:r w:rsidR="00F778E2" w:rsidRPr="00147388">
        <w:rPr>
          <w:color w:val="000000" w:themeColor="text1"/>
          <w:sz w:val="24"/>
          <w:szCs w:val="24"/>
          <w:lang w:val="en-US"/>
          <w:rPrChange w:id="95" w:author="Parikh, Shaiv (BME)" w:date="2021-03-08T13:28:00Z">
            <w:rPr>
              <w:color w:val="FF0000"/>
              <w:sz w:val="24"/>
              <w:szCs w:val="24"/>
              <w:lang w:val="en-US"/>
            </w:rPr>
          </w:rPrChange>
        </w:rPr>
        <w:t xml:space="preserve">). </w:t>
      </w:r>
    </w:p>
    <w:p w14:paraId="4F1CDA6F" w14:textId="22D33B04" w:rsidR="00F778E2" w:rsidRDefault="009C2863" w:rsidP="00F778E2">
      <w:pPr>
        <w:spacing w:line="240" w:lineRule="auto"/>
        <w:jc w:val="both"/>
        <w:rPr>
          <w:sz w:val="24"/>
          <w:szCs w:val="24"/>
          <w:lang w:val="en-US"/>
        </w:rPr>
      </w:pPr>
      <w:r>
        <w:rPr>
          <w:sz w:val="24"/>
          <w:szCs w:val="24"/>
          <w:lang w:val="en-US"/>
        </w:rPr>
        <w:t xml:space="preserve">For all measures, the </w:t>
      </w:r>
      <w:r w:rsidR="00F778E2">
        <w:rPr>
          <w:sz w:val="24"/>
          <w:szCs w:val="24"/>
          <w:lang w:val="en-US"/>
        </w:rPr>
        <w:t>CV</w:t>
      </w:r>
      <w:r>
        <w:rPr>
          <w:sz w:val="24"/>
          <w:szCs w:val="24"/>
          <w:lang w:val="en-US"/>
        </w:rPr>
        <w:t xml:space="preserve"> remained below 20%.</w:t>
      </w:r>
    </w:p>
    <w:p w14:paraId="32ED4E56" w14:textId="77777777" w:rsidR="00EE757F" w:rsidRDefault="00EE757F">
      <w:pPr>
        <w:rPr>
          <w:b/>
          <w:sz w:val="28"/>
          <w:szCs w:val="28"/>
          <w:lang w:val="en-US"/>
        </w:rPr>
      </w:pPr>
      <w:r>
        <w:rPr>
          <w:b/>
          <w:sz w:val="28"/>
          <w:szCs w:val="28"/>
          <w:lang w:val="en-US"/>
        </w:rPr>
        <w:br w:type="page"/>
      </w:r>
    </w:p>
    <w:p w14:paraId="02EA4D41" w14:textId="4DBBA672" w:rsidR="003B1518" w:rsidRDefault="003B1518" w:rsidP="001A55C6">
      <w:pPr>
        <w:spacing w:line="240" w:lineRule="auto"/>
        <w:rPr>
          <w:b/>
          <w:sz w:val="24"/>
          <w:szCs w:val="24"/>
          <w:lang w:val="en-US"/>
        </w:rPr>
      </w:pPr>
      <w:r w:rsidRPr="003B1518">
        <w:rPr>
          <w:b/>
          <w:sz w:val="28"/>
          <w:szCs w:val="28"/>
          <w:lang w:val="en-US"/>
        </w:rPr>
        <w:lastRenderedPageBreak/>
        <w:t>Discussion</w:t>
      </w:r>
    </w:p>
    <w:p w14:paraId="6A25DA1E" w14:textId="408EE7C0" w:rsidR="00D37294" w:rsidRDefault="00F7606B">
      <w:pPr>
        <w:spacing w:line="240" w:lineRule="auto"/>
        <w:jc w:val="both"/>
        <w:rPr>
          <w:sz w:val="24"/>
          <w:szCs w:val="24"/>
          <w:lang w:val="en-US"/>
        </w:rPr>
      </w:pPr>
      <w:r>
        <w:rPr>
          <w:sz w:val="24"/>
          <w:szCs w:val="24"/>
          <w:lang w:val="en-US"/>
        </w:rPr>
        <w:t xml:space="preserve">In </w:t>
      </w:r>
      <w:r w:rsidR="009B5132">
        <w:rPr>
          <w:sz w:val="24"/>
          <w:szCs w:val="24"/>
          <w:lang w:val="en-US"/>
        </w:rPr>
        <w:t xml:space="preserve">the present </w:t>
      </w:r>
      <w:r>
        <w:rPr>
          <w:sz w:val="24"/>
          <w:szCs w:val="24"/>
          <w:lang w:val="en-US"/>
        </w:rPr>
        <w:t>study</w:t>
      </w:r>
      <w:r w:rsidR="009B5132">
        <w:rPr>
          <w:sz w:val="24"/>
          <w:szCs w:val="24"/>
          <w:lang w:val="en-US"/>
        </w:rPr>
        <w:t>,</w:t>
      </w:r>
      <w:r>
        <w:rPr>
          <w:sz w:val="24"/>
          <w:szCs w:val="24"/>
          <w:lang w:val="en-US"/>
        </w:rPr>
        <w:t xml:space="preserve"> </w:t>
      </w:r>
      <w:r w:rsidR="009B5132">
        <w:rPr>
          <w:sz w:val="24"/>
          <w:szCs w:val="24"/>
          <w:lang w:val="en-US"/>
        </w:rPr>
        <w:t xml:space="preserve">we introduce and characterize </w:t>
      </w:r>
      <w:r>
        <w:rPr>
          <w:sz w:val="24"/>
          <w:szCs w:val="24"/>
          <w:lang w:val="en-US"/>
        </w:rPr>
        <w:t xml:space="preserve">an intra-operative method for the local </w:t>
      </w:r>
      <w:r w:rsidR="00F9636F">
        <w:rPr>
          <w:sz w:val="24"/>
          <w:szCs w:val="24"/>
          <w:lang w:val="en-US"/>
        </w:rPr>
        <w:t xml:space="preserve">assessment of </w:t>
      </w:r>
      <w:r>
        <w:rPr>
          <w:sz w:val="24"/>
          <w:szCs w:val="24"/>
          <w:lang w:val="en-US"/>
        </w:rPr>
        <w:t>biaxial strain</w:t>
      </w:r>
      <w:r w:rsidR="00F9636F">
        <w:rPr>
          <w:sz w:val="24"/>
          <w:szCs w:val="24"/>
          <w:lang w:val="en-US"/>
        </w:rPr>
        <w:t>s</w:t>
      </w:r>
      <w:r>
        <w:rPr>
          <w:sz w:val="24"/>
          <w:szCs w:val="24"/>
          <w:lang w:val="en-US"/>
        </w:rPr>
        <w:t xml:space="preserve"> </w:t>
      </w:r>
      <w:r w:rsidR="00F9636F">
        <w:rPr>
          <w:sz w:val="24"/>
          <w:szCs w:val="24"/>
          <w:lang w:val="en-US"/>
        </w:rPr>
        <w:t xml:space="preserve">of the </w:t>
      </w:r>
      <w:r>
        <w:rPr>
          <w:sz w:val="24"/>
          <w:szCs w:val="24"/>
          <w:lang w:val="en-US"/>
        </w:rPr>
        <w:t xml:space="preserve">thoracic ascending aorta. </w:t>
      </w:r>
      <w:r w:rsidR="009B5132">
        <w:rPr>
          <w:sz w:val="24"/>
          <w:szCs w:val="24"/>
          <w:lang w:val="en-US"/>
        </w:rPr>
        <w:t>Results show the ability to capture local circumferential and axial strains with acceptable reproducibility, in patients with and without aneurysm.</w:t>
      </w:r>
      <w:r w:rsidR="00611644">
        <w:rPr>
          <w:sz w:val="24"/>
          <w:szCs w:val="24"/>
          <w:lang w:val="en-US"/>
        </w:rPr>
        <w:t xml:space="preserve"> </w:t>
      </w:r>
      <w:r w:rsidR="00230E36">
        <w:rPr>
          <w:sz w:val="24"/>
          <w:szCs w:val="24"/>
          <w:lang w:val="en-US"/>
        </w:rPr>
        <w:t xml:space="preserve">The low cost and high accessibility of </w:t>
      </w:r>
      <w:r w:rsidR="00B46EAE">
        <w:rPr>
          <w:sz w:val="24"/>
          <w:szCs w:val="24"/>
          <w:lang w:val="en-US"/>
        </w:rPr>
        <w:t xml:space="preserve">our </w:t>
      </w:r>
      <w:r w:rsidR="00230E36">
        <w:rPr>
          <w:sz w:val="24"/>
          <w:szCs w:val="24"/>
          <w:lang w:val="en-US"/>
        </w:rPr>
        <w:t xml:space="preserve">method makes it feasible for larger cohort and multi-center </w:t>
      </w:r>
      <w:r w:rsidR="00B46EAE">
        <w:rPr>
          <w:sz w:val="24"/>
          <w:szCs w:val="24"/>
          <w:lang w:val="en-US"/>
        </w:rPr>
        <w:t>studies</w:t>
      </w:r>
      <w:r w:rsidR="00230E36">
        <w:rPr>
          <w:sz w:val="24"/>
          <w:szCs w:val="24"/>
          <w:lang w:val="en-US"/>
        </w:rPr>
        <w:t>.</w:t>
      </w:r>
      <w:r w:rsidR="0000361B">
        <w:rPr>
          <w:sz w:val="24"/>
          <w:szCs w:val="24"/>
          <w:lang w:val="en-US"/>
        </w:rPr>
        <w:t xml:space="preserve"> </w:t>
      </w:r>
    </w:p>
    <w:p w14:paraId="5240BBE5" w14:textId="724D788C" w:rsidR="00D37294" w:rsidRPr="00D103DE" w:rsidRDefault="00D37294">
      <w:pPr>
        <w:spacing w:line="240" w:lineRule="auto"/>
        <w:jc w:val="both"/>
        <w:rPr>
          <w:i/>
          <w:sz w:val="24"/>
          <w:szCs w:val="24"/>
          <w:lang w:val="en-US"/>
        </w:rPr>
      </w:pPr>
      <w:r w:rsidRPr="00D103DE">
        <w:rPr>
          <w:i/>
          <w:sz w:val="24"/>
          <w:szCs w:val="24"/>
          <w:lang w:val="en-US"/>
        </w:rPr>
        <w:t>Novelty of the method</w:t>
      </w:r>
    </w:p>
    <w:p w14:paraId="2C1AD588" w14:textId="00EB8742" w:rsidR="00B441BA" w:rsidRDefault="00E629D3">
      <w:pPr>
        <w:spacing w:line="240" w:lineRule="auto"/>
        <w:jc w:val="both"/>
        <w:rPr>
          <w:sz w:val="24"/>
          <w:szCs w:val="24"/>
          <w:lang w:val="en-US"/>
        </w:rPr>
      </w:pPr>
      <w:r>
        <w:rPr>
          <w:sz w:val="24"/>
          <w:szCs w:val="24"/>
          <w:lang w:val="en-US"/>
        </w:rPr>
        <w:t>Our approach</w:t>
      </w:r>
      <w:r w:rsidR="00F7606B">
        <w:rPr>
          <w:sz w:val="24"/>
          <w:szCs w:val="24"/>
          <w:lang w:val="en-US"/>
        </w:rPr>
        <w:t xml:space="preserve"> </w:t>
      </w:r>
      <w:r w:rsidR="00DA6C64">
        <w:rPr>
          <w:sz w:val="24"/>
          <w:szCs w:val="24"/>
          <w:lang w:val="en-US"/>
        </w:rPr>
        <w:t>differs from</w:t>
      </w:r>
      <w:r>
        <w:rPr>
          <w:sz w:val="24"/>
          <w:szCs w:val="24"/>
          <w:lang w:val="en-US"/>
        </w:rPr>
        <w:t xml:space="preserve"> existing </w:t>
      </w:r>
      <w:r w:rsidR="00F7606B">
        <w:rPr>
          <w:sz w:val="24"/>
          <w:szCs w:val="24"/>
          <w:lang w:val="en-US"/>
        </w:rPr>
        <w:t>method</w:t>
      </w:r>
      <w:r>
        <w:rPr>
          <w:sz w:val="24"/>
          <w:szCs w:val="24"/>
          <w:lang w:val="en-US"/>
        </w:rPr>
        <w:t>s</w:t>
      </w:r>
      <w:r w:rsidR="00F7606B">
        <w:rPr>
          <w:sz w:val="24"/>
          <w:szCs w:val="24"/>
          <w:lang w:val="en-US"/>
        </w:rPr>
        <w:t xml:space="preserve"> </w:t>
      </w:r>
      <w:r>
        <w:rPr>
          <w:sz w:val="24"/>
          <w:szCs w:val="24"/>
          <w:lang w:val="en-US"/>
        </w:rPr>
        <w:t>reported</w:t>
      </w:r>
      <w:r w:rsidR="00F7606B">
        <w:rPr>
          <w:sz w:val="24"/>
          <w:szCs w:val="24"/>
          <w:lang w:val="en-US"/>
        </w:rPr>
        <w:t xml:space="preserve"> in previous studies [</w:t>
      </w:r>
      <w:r w:rsidR="00250DDB">
        <w:rPr>
          <w:sz w:val="24"/>
          <w:szCs w:val="24"/>
          <w:lang w:val="en-US"/>
        </w:rPr>
        <w:t>7</w:t>
      </w:r>
      <w:r w:rsidR="00F7606B">
        <w:rPr>
          <w:sz w:val="24"/>
          <w:szCs w:val="24"/>
          <w:lang w:val="en-US"/>
        </w:rPr>
        <w:t xml:space="preserve">, </w:t>
      </w:r>
      <w:r w:rsidR="00250DDB">
        <w:rPr>
          <w:sz w:val="24"/>
          <w:szCs w:val="24"/>
          <w:lang w:val="en-US"/>
        </w:rPr>
        <w:t>8</w:t>
      </w:r>
      <w:r w:rsidR="00F7606B">
        <w:rPr>
          <w:sz w:val="24"/>
          <w:szCs w:val="24"/>
          <w:lang w:val="en-US"/>
        </w:rPr>
        <w:t>]</w:t>
      </w:r>
      <w:r>
        <w:rPr>
          <w:sz w:val="24"/>
          <w:szCs w:val="24"/>
          <w:lang w:val="en-US"/>
        </w:rPr>
        <w:t xml:space="preserve">, where global rather than local </w:t>
      </w:r>
      <w:r w:rsidR="00DA6C64">
        <w:rPr>
          <w:sz w:val="24"/>
          <w:szCs w:val="24"/>
          <w:lang w:val="en-US"/>
        </w:rPr>
        <w:t>longitudinal</w:t>
      </w:r>
      <w:r>
        <w:rPr>
          <w:sz w:val="24"/>
          <w:szCs w:val="24"/>
          <w:lang w:val="en-US"/>
        </w:rPr>
        <w:t xml:space="preserve"> deformations were quantified</w:t>
      </w:r>
      <w:r w:rsidR="00F7606B">
        <w:rPr>
          <w:sz w:val="24"/>
          <w:szCs w:val="24"/>
          <w:lang w:val="en-US"/>
        </w:rPr>
        <w:t>.</w:t>
      </w:r>
      <w:r w:rsidR="00DA6C64">
        <w:rPr>
          <w:sz w:val="24"/>
          <w:szCs w:val="24"/>
          <w:lang w:val="en-US"/>
        </w:rPr>
        <w:t xml:space="preserve"> These global approaches consider the aortic root at one end and the brachiocephalic bifurcation at the other end as the region of interest. O</w:t>
      </w:r>
      <w:r w:rsidR="00F20F19">
        <w:rPr>
          <w:sz w:val="24"/>
          <w:szCs w:val="24"/>
          <w:lang w:val="en-US"/>
        </w:rPr>
        <w:t>ur method</w:t>
      </w:r>
      <w:r w:rsidR="00DA6C64">
        <w:rPr>
          <w:sz w:val="24"/>
          <w:szCs w:val="24"/>
          <w:lang w:val="en-US"/>
        </w:rPr>
        <w:t xml:space="preserve"> </w:t>
      </w:r>
      <w:r w:rsidR="00F20F19">
        <w:rPr>
          <w:sz w:val="24"/>
          <w:szCs w:val="24"/>
          <w:lang w:val="en-US"/>
        </w:rPr>
        <w:t>enables measurement of axial strains</w:t>
      </w:r>
      <w:r w:rsidR="00BF418B">
        <w:rPr>
          <w:sz w:val="24"/>
          <w:szCs w:val="24"/>
          <w:lang w:val="en-US"/>
        </w:rPr>
        <w:t xml:space="preserve"> of</w:t>
      </w:r>
      <w:r w:rsidR="00F20F19">
        <w:rPr>
          <w:sz w:val="24"/>
          <w:szCs w:val="24"/>
          <w:lang w:val="en-US"/>
        </w:rPr>
        <w:t xml:space="preserve"> particularly</w:t>
      </w:r>
      <w:r w:rsidR="00B441BA">
        <w:rPr>
          <w:sz w:val="24"/>
          <w:szCs w:val="24"/>
          <w:lang w:val="en-US"/>
        </w:rPr>
        <w:t xml:space="preserve"> </w:t>
      </w:r>
      <w:proofErr w:type="spellStart"/>
      <w:r w:rsidR="00B441BA">
        <w:rPr>
          <w:sz w:val="24"/>
          <w:szCs w:val="24"/>
          <w:lang w:val="en-US"/>
        </w:rPr>
        <w:t>aneurysmatic</w:t>
      </w:r>
      <w:proofErr w:type="spellEnd"/>
      <w:r w:rsidR="00B441BA">
        <w:rPr>
          <w:sz w:val="24"/>
          <w:szCs w:val="24"/>
          <w:lang w:val="en-US"/>
        </w:rPr>
        <w:t xml:space="preserve"> region of</w:t>
      </w:r>
      <w:r w:rsidR="00F20F19">
        <w:rPr>
          <w:sz w:val="24"/>
          <w:szCs w:val="24"/>
          <w:lang w:val="en-US"/>
        </w:rPr>
        <w:t xml:space="preserve"> </w:t>
      </w:r>
      <w:r w:rsidR="00BF418B">
        <w:rPr>
          <w:sz w:val="24"/>
          <w:szCs w:val="24"/>
          <w:lang w:val="en-US"/>
        </w:rPr>
        <w:t xml:space="preserve">the </w:t>
      </w:r>
      <w:r w:rsidR="00F20F19">
        <w:rPr>
          <w:sz w:val="24"/>
          <w:szCs w:val="24"/>
          <w:lang w:val="en-US"/>
        </w:rPr>
        <w:t>ascending aorta</w:t>
      </w:r>
      <w:r w:rsidR="00B441BA">
        <w:rPr>
          <w:sz w:val="24"/>
          <w:szCs w:val="24"/>
          <w:lang w:val="en-US"/>
        </w:rPr>
        <w:t>.</w:t>
      </w:r>
    </w:p>
    <w:p w14:paraId="1B4B53C7" w14:textId="36B55533" w:rsidR="00753A43" w:rsidRPr="00CA060F" w:rsidRDefault="000A5D64">
      <w:pPr>
        <w:spacing w:line="240" w:lineRule="auto"/>
        <w:jc w:val="both"/>
        <w:rPr>
          <w:ins w:id="96" w:author="Reesink, K (BME)" w:date="2021-03-04T08:55:00Z"/>
          <w:sz w:val="24"/>
          <w:szCs w:val="24"/>
          <w:lang w:val="en-US"/>
        </w:rPr>
      </w:pPr>
      <w:r>
        <w:rPr>
          <w:sz w:val="24"/>
          <w:szCs w:val="24"/>
          <w:lang w:val="en-US"/>
        </w:rPr>
        <w:t xml:space="preserve">The </w:t>
      </w:r>
      <w:r w:rsidR="009254D0">
        <w:rPr>
          <w:sz w:val="24"/>
          <w:szCs w:val="24"/>
          <w:lang w:val="en-US"/>
        </w:rPr>
        <w:t xml:space="preserve">longitudinal </w:t>
      </w:r>
      <w:r>
        <w:rPr>
          <w:sz w:val="24"/>
          <w:szCs w:val="24"/>
          <w:lang w:val="en-US"/>
        </w:rPr>
        <w:t xml:space="preserve">strains obtained using the global approaches resulted in </w:t>
      </w:r>
      <w:r w:rsidR="009254D0">
        <w:rPr>
          <w:sz w:val="24"/>
          <w:szCs w:val="24"/>
          <w:lang w:val="en-US"/>
        </w:rPr>
        <w:t>mean values of the order</w:t>
      </w:r>
      <w:r>
        <w:rPr>
          <w:sz w:val="24"/>
          <w:szCs w:val="24"/>
          <w:lang w:val="en-US"/>
        </w:rPr>
        <w:t xml:space="preserve"> </w:t>
      </w:r>
      <w:ins w:id="97" w:author="Reesink, K (BME)" w:date="2021-03-04T08:51:00Z">
        <w:r w:rsidR="00753A43">
          <w:rPr>
            <w:sz w:val="24"/>
            <w:szCs w:val="24"/>
            <w:lang w:val="en-US"/>
          </w:rPr>
          <w:t xml:space="preserve">of </w:t>
        </w:r>
      </w:ins>
      <w:r w:rsidR="009254D0">
        <w:rPr>
          <w:sz w:val="24"/>
          <w:szCs w:val="24"/>
          <w:lang w:val="en-US"/>
        </w:rPr>
        <w:t>6</w:t>
      </w:r>
      <w:del w:id="98" w:author="Reesink, K (BME)" w:date="2021-03-04T08:49:00Z">
        <w:r w:rsidR="009254D0" w:rsidDel="00753A43">
          <w:rPr>
            <w:sz w:val="24"/>
            <w:szCs w:val="24"/>
            <w:lang w:val="en-US"/>
          </w:rPr>
          <w:delText>.7</w:delText>
        </w:r>
      </w:del>
      <w:r w:rsidR="009254D0">
        <w:rPr>
          <w:sz w:val="24"/>
          <w:szCs w:val="24"/>
          <w:lang w:val="en-US"/>
        </w:rPr>
        <w:t xml:space="preserve"> - </w:t>
      </w:r>
      <w:del w:id="99" w:author="Reesink, K (BME)" w:date="2021-03-04T08:50:00Z">
        <w:r w:rsidR="009254D0" w:rsidDel="00753A43">
          <w:rPr>
            <w:sz w:val="24"/>
            <w:szCs w:val="24"/>
            <w:lang w:val="en-US"/>
          </w:rPr>
          <w:delText>8</w:delText>
        </w:r>
      </w:del>
      <w:ins w:id="100" w:author="Reesink, K (BME)" w:date="2021-03-04T08:50:00Z">
        <w:r w:rsidR="00753A43">
          <w:rPr>
            <w:sz w:val="24"/>
            <w:szCs w:val="24"/>
            <w:lang w:val="en-US"/>
          </w:rPr>
          <w:t>9</w:t>
        </w:r>
      </w:ins>
      <w:del w:id="101" w:author="Reesink, K (BME)" w:date="2021-03-04T08:50:00Z">
        <w:r w:rsidR="009254D0" w:rsidDel="00753A43">
          <w:rPr>
            <w:sz w:val="24"/>
            <w:szCs w:val="24"/>
            <w:lang w:val="en-US"/>
          </w:rPr>
          <w:delText>.5</w:delText>
        </w:r>
      </w:del>
      <w:r w:rsidR="009254D0">
        <w:rPr>
          <w:sz w:val="24"/>
          <w:szCs w:val="24"/>
          <w:lang w:val="en-US"/>
        </w:rPr>
        <w:t>%</w:t>
      </w:r>
      <w:ins w:id="102" w:author="Parikh, Shaiv (BME)" w:date="2021-03-08T20:40:00Z">
        <w:r w:rsidR="000D51BF">
          <w:rPr>
            <w:sz w:val="24"/>
            <w:szCs w:val="24"/>
            <w:lang w:val="en-US"/>
          </w:rPr>
          <w:t xml:space="preserve"> [7, 8]</w:t>
        </w:r>
      </w:ins>
      <w:ins w:id="103" w:author="Parikh, Shaiv (BME)" w:date="2021-03-08T20:41:00Z">
        <w:r w:rsidR="000D51BF">
          <w:rPr>
            <w:sz w:val="24"/>
            <w:szCs w:val="24"/>
            <w:lang w:val="en-US"/>
          </w:rPr>
          <w:t xml:space="preserve"> in pathological conditions</w:t>
        </w:r>
      </w:ins>
      <w:r w:rsidR="009254D0">
        <w:rPr>
          <w:sz w:val="24"/>
          <w:szCs w:val="24"/>
          <w:lang w:val="en-US"/>
        </w:rPr>
        <w:t xml:space="preserve">, </w:t>
      </w:r>
      <w:ins w:id="104" w:author="Parikh, Shaiv (BME)" w:date="2021-03-08T20:40:00Z">
        <w:r w:rsidR="000D51BF">
          <w:rPr>
            <w:sz w:val="24"/>
            <w:szCs w:val="24"/>
            <w:lang w:val="en-US"/>
          </w:rPr>
          <w:t xml:space="preserve">and </w:t>
        </w:r>
      </w:ins>
      <w:ins w:id="105" w:author="Parikh, Shaiv (BME)" w:date="2021-03-08T20:41:00Z">
        <w:r w:rsidR="000D51BF">
          <w:rPr>
            <w:sz w:val="24"/>
            <w:szCs w:val="24"/>
            <w:lang w:val="en-US"/>
          </w:rPr>
          <w:t xml:space="preserve">of the order </w:t>
        </w:r>
      </w:ins>
      <w:ins w:id="106" w:author="Parikh, Shaiv (BME)" w:date="2021-03-08T20:40:00Z">
        <w:r w:rsidR="000D51BF">
          <w:rPr>
            <w:sz w:val="24"/>
            <w:szCs w:val="24"/>
            <w:lang w:val="en-US"/>
          </w:rPr>
          <w:t>15%</w:t>
        </w:r>
      </w:ins>
      <w:ins w:id="107" w:author="Parikh, Shaiv (BME)" w:date="2021-03-08T20:41:00Z">
        <w:r w:rsidR="000D51BF">
          <w:rPr>
            <w:sz w:val="24"/>
            <w:szCs w:val="24"/>
            <w:lang w:val="en-US"/>
          </w:rPr>
          <w:t xml:space="preserve"> for healthy volunteers [8], </w:t>
        </w:r>
      </w:ins>
      <w:r w:rsidR="009254D0">
        <w:rPr>
          <w:sz w:val="24"/>
          <w:szCs w:val="24"/>
          <w:lang w:val="en-US"/>
        </w:rPr>
        <w:t>while</w:t>
      </w:r>
      <w:r w:rsidR="00E37553">
        <w:rPr>
          <w:sz w:val="24"/>
          <w:szCs w:val="24"/>
          <w:lang w:val="en-US"/>
        </w:rPr>
        <w:t xml:space="preserve"> </w:t>
      </w:r>
      <w:del w:id="108" w:author="Reesink, K (BME)" w:date="2021-03-04T08:50:00Z">
        <w:r w:rsidR="00E37553" w:rsidDel="00753A43">
          <w:rPr>
            <w:sz w:val="24"/>
            <w:szCs w:val="24"/>
            <w:lang w:val="en-US"/>
          </w:rPr>
          <w:delText xml:space="preserve">the </w:delText>
        </w:r>
      </w:del>
      <w:ins w:id="109" w:author="Reesink, K (BME)" w:date="2021-03-04T08:50:00Z">
        <w:r w:rsidR="00753A43">
          <w:rPr>
            <w:sz w:val="24"/>
            <w:szCs w:val="24"/>
            <w:lang w:val="en-US"/>
          </w:rPr>
          <w:t xml:space="preserve">our </w:t>
        </w:r>
      </w:ins>
      <w:r w:rsidR="00E37553">
        <w:rPr>
          <w:sz w:val="24"/>
          <w:szCs w:val="24"/>
          <w:lang w:val="en-US"/>
        </w:rPr>
        <w:t xml:space="preserve">local </w:t>
      </w:r>
      <w:del w:id="110" w:author="Reesink, K (BME)" w:date="2021-03-04T08:50:00Z">
        <w:r w:rsidR="00E37553" w:rsidDel="00753A43">
          <w:rPr>
            <w:sz w:val="24"/>
            <w:szCs w:val="24"/>
            <w:lang w:val="en-US"/>
          </w:rPr>
          <w:delText xml:space="preserve">longitudinal </w:delText>
        </w:r>
      </w:del>
      <w:r w:rsidR="00E37553">
        <w:rPr>
          <w:sz w:val="24"/>
          <w:szCs w:val="24"/>
          <w:lang w:val="en-US"/>
        </w:rPr>
        <w:t xml:space="preserve">strains </w:t>
      </w:r>
      <w:del w:id="111" w:author="Reesink, K (BME)" w:date="2021-03-04T08:50:00Z">
        <w:r w:rsidR="00E37553" w:rsidDel="00753A43">
          <w:rPr>
            <w:sz w:val="24"/>
            <w:szCs w:val="24"/>
            <w:lang w:val="en-US"/>
          </w:rPr>
          <w:delText>obtained through</w:delText>
        </w:r>
        <w:r w:rsidR="009254D0" w:rsidDel="00753A43">
          <w:rPr>
            <w:sz w:val="24"/>
            <w:szCs w:val="24"/>
            <w:lang w:val="en-US"/>
          </w:rPr>
          <w:delText xml:space="preserve"> our approach resulted in </w:delText>
        </w:r>
        <w:r w:rsidR="00E37553" w:rsidDel="00753A43">
          <w:rPr>
            <w:sz w:val="24"/>
            <w:szCs w:val="24"/>
            <w:lang w:val="en-US"/>
          </w:rPr>
          <w:delText>mean values</w:delText>
        </w:r>
      </w:del>
      <w:ins w:id="112" w:author="Reesink, K (BME)" w:date="2021-03-04T08:50:00Z">
        <w:r w:rsidR="00753A43">
          <w:rPr>
            <w:sz w:val="24"/>
            <w:szCs w:val="24"/>
            <w:lang w:val="en-US"/>
          </w:rPr>
          <w:t>were</w:t>
        </w:r>
      </w:ins>
      <w:r w:rsidR="00E37553">
        <w:rPr>
          <w:sz w:val="24"/>
          <w:szCs w:val="24"/>
          <w:lang w:val="en-US"/>
        </w:rPr>
        <w:t xml:space="preserve"> of the order</w:t>
      </w:r>
      <w:ins w:id="113" w:author="Reesink, K (BME)" w:date="2021-03-04T08:50:00Z">
        <w:r w:rsidR="00753A43">
          <w:rPr>
            <w:sz w:val="24"/>
            <w:szCs w:val="24"/>
            <w:lang w:val="en-US"/>
          </w:rPr>
          <w:t xml:space="preserve"> of</w:t>
        </w:r>
      </w:ins>
      <w:r w:rsidR="00E37553">
        <w:rPr>
          <w:sz w:val="24"/>
          <w:szCs w:val="24"/>
          <w:lang w:val="en-US"/>
        </w:rPr>
        <w:t xml:space="preserve"> 4 – </w:t>
      </w:r>
      <w:ins w:id="114" w:author="Parikh, Shaiv (BME)" w:date="2021-03-09T16:41:00Z">
        <w:r w:rsidR="008A44CF">
          <w:rPr>
            <w:sz w:val="24"/>
            <w:szCs w:val="24"/>
            <w:lang w:val="en-US"/>
          </w:rPr>
          <w:t>5</w:t>
        </w:r>
      </w:ins>
      <w:del w:id="115" w:author="Parikh, Shaiv (BME)" w:date="2021-03-09T16:41:00Z">
        <w:r w:rsidR="00E37553" w:rsidDel="008A44CF">
          <w:rPr>
            <w:sz w:val="24"/>
            <w:szCs w:val="24"/>
            <w:lang w:val="en-US"/>
          </w:rPr>
          <w:delText>6</w:delText>
        </w:r>
      </w:del>
      <w:r w:rsidR="00E37553">
        <w:rPr>
          <w:sz w:val="24"/>
          <w:szCs w:val="24"/>
          <w:lang w:val="en-US"/>
        </w:rPr>
        <w:t xml:space="preserve">%. </w:t>
      </w:r>
      <w:ins w:id="116" w:author="Parikh, Shaiv (BME)" w:date="2021-03-08T20:26:00Z">
        <w:r w:rsidR="002B6AA1">
          <w:rPr>
            <w:sz w:val="24"/>
            <w:szCs w:val="24"/>
            <w:lang w:val="en-US"/>
          </w:rPr>
          <w:t xml:space="preserve">Higher strains in global approaches may be explained by the </w:t>
        </w:r>
      </w:ins>
      <w:ins w:id="117" w:author="Parikh, Shaiv (BME)" w:date="2021-03-08T20:35:00Z">
        <w:r w:rsidR="000D51BF">
          <w:rPr>
            <w:sz w:val="24"/>
            <w:szCs w:val="24"/>
            <w:lang w:val="en-US"/>
          </w:rPr>
          <w:t xml:space="preserve">presence of </w:t>
        </w:r>
        <w:r w:rsidR="000A3615">
          <w:rPr>
            <w:sz w:val="24"/>
            <w:szCs w:val="24"/>
            <w:lang w:val="en-US"/>
          </w:rPr>
          <w:t xml:space="preserve">non-diseased </w:t>
        </w:r>
      </w:ins>
      <w:ins w:id="118" w:author="Parikh, Shaiv (BME)" w:date="2021-03-09T11:40:00Z">
        <w:r w:rsidR="00BE566E">
          <w:rPr>
            <w:sz w:val="24"/>
            <w:szCs w:val="24"/>
            <w:lang w:val="en-US"/>
          </w:rPr>
          <w:t xml:space="preserve">tissue </w:t>
        </w:r>
      </w:ins>
      <w:ins w:id="119" w:author="Parikh, Shaiv (BME)" w:date="2021-03-08T20:35:00Z">
        <w:r w:rsidR="000A3615">
          <w:rPr>
            <w:sz w:val="24"/>
            <w:szCs w:val="24"/>
            <w:lang w:val="en-US"/>
          </w:rPr>
          <w:t>a</w:t>
        </w:r>
      </w:ins>
      <w:ins w:id="120" w:author="Parikh, Shaiv (BME)" w:date="2021-03-09T10:46:00Z">
        <w:r w:rsidR="000A3615">
          <w:rPr>
            <w:sz w:val="24"/>
            <w:szCs w:val="24"/>
            <w:lang w:val="en-US"/>
          </w:rPr>
          <w:t>long with</w:t>
        </w:r>
      </w:ins>
      <w:ins w:id="121" w:author="Parikh, Shaiv (BME)" w:date="2021-03-08T20:35:00Z">
        <w:r w:rsidR="000D51BF">
          <w:rPr>
            <w:sz w:val="24"/>
            <w:szCs w:val="24"/>
            <w:lang w:val="en-US"/>
          </w:rPr>
          <w:t xml:space="preserve"> diseased tissue in the region of interest, while in our approach the region of interest is localized on the diseased portion</w:t>
        </w:r>
      </w:ins>
      <w:ins w:id="122" w:author="Parikh, Shaiv (BME)" w:date="2021-03-09T10:47:00Z">
        <w:r w:rsidR="000A3615">
          <w:rPr>
            <w:sz w:val="24"/>
            <w:szCs w:val="24"/>
            <w:lang w:val="en-US"/>
          </w:rPr>
          <w:t xml:space="preserve"> (in case of aneurysm patients)</w:t>
        </w:r>
      </w:ins>
      <w:ins w:id="123" w:author="Parikh, Shaiv (BME)" w:date="2021-03-08T20:35:00Z">
        <w:r w:rsidR="000D51BF">
          <w:rPr>
            <w:sz w:val="24"/>
            <w:szCs w:val="24"/>
            <w:lang w:val="en-US"/>
          </w:rPr>
          <w:t xml:space="preserve"> of aorta only, which is generally characterized by higher material stiffness.</w:t>
        </w:r>
      </w:ins>
      <w:ins w:id="124" w:author="Parikh, Shaiv (BME)" w:date="2021-03-09T10:48:00Z">
        <w:r w:rsidR="00693F8C">
          <w:rPr>
            <w:sz w:val="24"/>
            <w:szCs w:val="24"/>
            <w:lang w:val="en-US"/>
          </w:rPr>
          <w:t xml:space="preserve"> Moreover, the axial stiffness for the global region of interest </w:t>
        </w:r>
      </w:ins>
      <w:ins w:id="125" w:author="Parikh, Shaiv (BME)" w:date="2021-03-09T10:52:00Z">
        <w:r w:rsidR="00693F8C">
          <w:rPr>
            <w:sz w:val="24"/>
            <w:szCs w:val="24"/>
            <w:lang w:val="en-US"/>
          </w:rPr>
          <w:t xml:space="preserve">would be lower for a given </w:t>
        </w:r>
      </w:ins>
      <w:ins w:id="126" w:author="Parikh, Shaiv (BME)" w:date="2021-03-09T10:55:00Z">
        <w:r w:rsidR="00693F8C">
          <w:rPr>
            <w:sz w:val="24"/>
            <w:szCs w:val="24"/>
            <w:lang w:val="en-US"/>
          </w:rPr>
          <w:t xml:space="preserve">axial </w:t>
        </w:r>
      </w:ins>
      <w:ins w:id="127" w:author="Parikh, Shaiv (BME)" w:date="2021-03-09T10:52:00Z">
        <w:r w:rsidR="00693F8C">
          <w:rPr>
            <w:sz w:val="24"/>
            <w:szCs w:val="24"/>
            <w:lang w:val="en-US"/>
          </w:rPr>
          <w:t xml:space="preserve">length </w:t>
        </w:r>
      </w:ins>
      <w:ins w:id="128" w:author="Parikh, Shaiv (BME)" w:date="2021-03-09T10:53:00Z">
        <w:r w:rsidR="00693F8C">
          <w:rPr>
            <w:sz w:val="24"/>
            <w:szCs w:val="24"/>
            <w:lang w:val="en-US"/>
          </w:rPr>
          <w:t>(</w:t>
        </w:r>
      </w:ins>
      <w:ins w:id="129" w:author="Parikh, Shaiv (BME)" w:date="2021-03-09T10:54:00Z">
        <w:r w:rsidR="00693F8C" w:rsidRPr="00693F8C">
          <w:rPr>
            <w:i/>
            <w:sz w:val="24"/>
            <w:szCs w:val="24"/>
            <w:lang w:val="en-US"/>
            <w:rPrChange w:id="130" w:author="Parikh, Shaiv (BME)" w:date="2021-03-09T10:54:00Z">
              <w:rPr>
                <w:sz w:val="24"/>
                <w:szCs w:val="24"/>
                <w:lang w:val="en-US"/>
              </w:rPr>
            </w:rPrChange>
          </w:rPr>
          <w:t>l</w:t>
        </w:r>
      </w:ins>
      <w:ins w:id="131" w:author="Parikh, Shaiv (BME)" w:date="2021-03-09T10:53:00Z">
        <w:r w:rsidR="00693F8C">
          <w:rPr>
            <w:sz w:val="24"/>
            <w:szCs w:val="24"/>
            <w:lang w:val="en-US"/>
          </w:rPr>
          <w:t xml:space="preserve">) as compared to local region of given </w:t>
        </w:r>
      </w:ins>
      <w:ins w:id="132" w:author="Parikh, Shaiv (BME)" w:date="2021-03-09T10:55:00Z">
        <w:r w:rsidR="00693F8C">
          <w:rPr>
            <w:sz w:val="24"/>
            <w:szCs w:val="24"/>
            <w:lang w:val="en-US"/>
          </w:rPr>
          <w:t xml:space="preserve">axial </w:t>
        </w:r>
      </w:ins>
      <w:ins w:id="133" w:author="Parikh, Shaiv (BME)" w:date="2021-03-09T10:53:00Z">
        <w:r w:rsidR="00693F8C">
          <w:rPr>
            <w:sz w:val="24"/>
            <w:szCs w:val="24"/>
            <w:lang w:val="en-US"/>
          </w:rPr>
          <w:t>length (</w:t>
        </w:r>
        <w:r w:rsidR="00693F8C" w:rsidRPr="00CA060F">
          <w:rPr>
            <w:i/>
            <w:sz w:val="24"/>
            <w:szCs w:val="24"/>
            <w:lang w:val="en-US"/>
          </w:rPr>
          <w:t>l</w:t>
        </w:r>
        <w:r w:rsidR="00693F8C">
          <w:rPr>
            <w:sz w:val="24"/>
            <w:szCs w:val="24"/>
            <w:lang w:val="en-US"/>
          </w:rPr>
          <w:t>1)</w:t>
        </w:r>
      </w:ins>
      <w:ins w:id="134" w:author="Parikh, Shaiv (BME)" w:date="2021-03-09T10:54:00Z">
        <w:r w:rsidR="00693F8C">
          <w:rPr>
            <w:sz w:val="24"/>
            <w:szCs w:val="24"/>
            <w:lang w:val="en-US"/>
          </w:rPr>
          <w:t xml:space="preserve">, with </w:t>
        </w:r>
        <w:r w:rsidR="00693F8C" w:rsidRPr="00F51A37">
          <w:rPr>
            <w:i/>
            <w:sz w:val="24"/>
            <w:szCs w:val="24"/>
            <w:lang w:val="en-US"/>
          </w:rPr>
          <w:t>l</w:t>
        </w:r>
        <w:r w:rsidR="00693F8C">
          <w:rPr>
            <w:i/>
            <w:sz w:val="24"/>
            <w:szCs w:val="24"/>
            <w:lang w:val="en-US"/>
          </w:rPr>
          <w:t xml:space="preserve"> &gt;</w:t>
        </w:r>
        <w:r w:rsidR="00693F8C" w:rsidRPr="00693F8C">
          <w:rPr>
            <w:i/>
            <w:sz w:val="24"/>
            <w:szCs w:val="24"/>
            <w:lang w:val="en-US"/>
          </w:rPr>
          <w:t xml:space="preserve"> </w:t>
        </w:r>
        <w:r w:rsidR="00693F8C" w:rsidRPr="00F51A37">
          <w:rPr>
            <w:i/>
            <w:sz w:val="24"/>
            <w:szCs w:val="24"/>
            <w:lang w:val="en-US"/>
          </w:rPr>
          <w:t>l</w:t>
        </w:r>
        <w:r w:rsidR="00693F8C" w:rsidRPr="00693F8C">
          <w:rPr>
            <w:sz w:val="24"/>
            <w:szCs w:val="24"/>
            <w:lang w:val="en-US"/>
            <w:rPrChange w:id="135" w:author="Parikh, Shaiv (BME)" w:date="2021-03-09T10:55:00Z">
              <w:rPr>
                <w:i/>
                <w:sz w:val="24"/>
                <w:szCs w:val="24"/>
                <w:lang w:val="en-US"/>
              </w:rPr>
            </w:rPrChange>
          </w:rPr>
          <w:t>1</w:t>
        </w:r>
      </w:ins>
      <w:ins w:id="136" w:author="Parikh, Shaiv (BME)" w:date="2021-03-09T10:55:00Z">
        <w:r w:rsidR="00693F8C">
          <w:rPr>
            <w:sz w:val="24"/>
            <w:szCs w:val="24"/>
            <w:lang w:val="en-US"/>
          </w:rPr>
          <w:t xml:space="preserve">, since the axial stiffness is inversely  </w:t>
        </w:r>
      </w:ins>
      <w:ins w:id="137" w:author="Parikh, Shaiv (BME)" w:date="2021-03-09T10:56:00Z">
        <w:r w:rsidR="00693F8C">
          <w:rPr>
            <w:sz w:val="24"/>
            <w:szCs w:val="24"/>
            <w:lang w:val="en-US"/>
          </w:rPr>
          <w:t>proportional to axial stiffness.</w:t>
        </w:r>
      </w:ins>
    </w:p>
    <w:p w14:paraId="438053D0" w14:textId="0F702E03" w:rsidR="00753A43" w:rsidRPr="000711D6" w:rsidDel="00AD7AB5" w:rsidRDefault="00753A43">
      <w:pPr>
        <w:spacing w:line="240" w:lineRule="auto"/>
        <w:jc w:val="both"/>
        <w:rPr>
          <w:ins w:id="138" w:author="Reesink, K (BME)" w:date="2021-03-04T08:55:00Z"/>
          <w:del w:id="139" w:author="Parikh, Shaiv (BME)" w:date="2021-03-09T16:25:00Z"/>
          <w:color w:val="FF0000"/>
          <w:sz w:val="24"/>
          <w:szCs w:val="24"/>
          <w:lang w:val="en-US"/>
          <w:rPrChange w:id="140" w:author="Parikh, Shaiv (BME)" w:date="2021-03-09T11:04:00Z">
            <w:rPr>
              <w:ins w:id="141" w:author="Reesink, K (BME)" w:date="2021-03-04T08:55:00Z"/>
              <w:del w:id="142" w:author="Parikh, Shaiv (BME)" w:date="2021-03-09T16:25:00Z"/>
              <w:sz w:val="24"/>
              <w:szCs w:val="24"/>
              <w:lang w:val="en-US"/>
            </w:rPr>
          </w:rPrChange>
        </w:rPr>
      </w:pPr>
      <w:ins w:id="143" w:author="Reesink, K (BME)" w:date="2021-03-04T08:55:00Z">
        <w:del w:id="144" w:author="Parikh, Shaiv (BME)" w:date="2021-03-09T16:25:00Z">
          <w:r w:rsidRPr="000711D6" w:rsidDel="00AD7AB5">
            <w:rPr>
              <w:color w:val="FF0000"/>
              <w:sz w:val="24"/>
              <w:szCs w:val="24"/>
              <w:lang w:val="en-US"/>
              <w:rPrChange w:id="145" w:author="Parikh, Shaiv (BME)" w:date="2021-03-09T11:04:00Z">
                <w:rPr>
                  <w:sz w:val="24"/>
                  <w:szCs w:val="24"/>
                  <w:lang w:val="en-US"/>
                </w:rPr>
              </w:rPrChange>
            </w:rPr>
            <w:delText xml:space="preserve">1. </w:delText>
          </w:r>
        </w:del>
      </w:ins>
      <w:ins w:id="146" w:author="Reesink, K (BME)" w:date="2021-03-04T08:56:00Z">
        <w:del w:id="147" w:author="Parikh, Shaiv (BME)" w:date="2021-03-09T16:25:00Z">
          <w:r w:rsidRPr="000711D6" w:rsidDel="00AD7AB5">
            <w:rPr>
              <w:color w:val="FF0000"/>
              <w:sz w:val="24"/>
              <w:szCs w:val="24"/>
              <w:lang w:val="en-US"/>
              <w:rPrChange w:id="148" w:author="Parikh, Shaiv (BME)" w:date="2021-03-09T11:04:00Z">
                <w:rPr>
                  <w:sz w:val="24"/>
                  <w:szCs w:val="24"/>
                  <w:lang w:val="en-US"/>
                </w:rPr>
              </w:rPrChange>
            </w:rPr>
            <w:delText xml:space="preserve">global = </w:delText>
          </w:r>
        </w:del>
      </w:ins>
      <w:ins w:id="149" w:author="Reesink, K (BME)" w:date="2021-03-04T08:57:00Z">
        <w:del w:id="150" w:author="Parikh, Shaiv (BME)" w:date="2021-03-09T16:25:00Z">
          <w:r w:rsidR="00691F44" w:rsidRPr="000711D6" w:rsidDel="00AD7AB5">
            <w:rPr>
              <w:color w:val="FF0000"/>
              <w:sz w:val="24"/>
              <w:szCs w:val="24"/>
              <w:lang w:val="en-US"/>
              <w:rPrChange w:id="151" w:author="Parikh, Shaiv (BME)" w:date="2021-03-09T11:04:00Z">
                <w:rPr>
                  <w:sz w:val="24"/>
                  <w:szCs w:val="24"/>
                  <w:lang w:val="en-US"/>
                </w:rPr>
              </w:rPrChange>
            </w:rPr>
            <w:delText>~</w:delText>
          </w:r>
        </w:del>
      </w:ins>
      <w:ins w:id="152" w:author="Reesink, K (BME)" w:date="2021-03-04T08:56:00Z">
        <w:del w:id="153" w:author="Parikh, Shaiv (BME)" w:date="2021-03-09T16:25:00Z">
          <w:r w:rsidRPr="000711D6" w:rsidDel="00AD7AB5">
            <w:rPr>
              <w:color w:val="FF0000"/>
              <w:sz w:val="24"/>
              <w:szCs w:val="24"/>
              <w:lang w:val="en-US"/>
              <w:rPrChange w:id="154" w:author="Parikh, Shaiv (BME)" w:date="2021-03-09T11:04:00Z">
                <w:rPr>
                  <w:sz w:val="24"/>
                  <w:szCs w:val="24"/>
                  <w:lang w:val="en-US"/>
                </w:rPr>
              </w:rPrChange>
            </w:rPr>
            <w:delText xml:space="preserve">10% + </w:delText>
          </w:r>
          <w:r w:rsidR="00691F44" w:rsidRPr="000711D6" w:rsidDel="00AD7AB5">
            <w:rPr>
              <w:color w:val="FF0000"/>
              <w:sz w:val="24"/>
              <w:szCs w:val="24"/>
              <w:lang w:val="en-US"/>
              <w:rPrChange w:id="155" w:author="Parikh, Shaiv (BME)" w:date="2021-03-09T11:04:00Z">
                <w:rPr>
                  <w:sz w:val="24"/>
                  <w:szCs w:val="24"/>
                  <w:lang w:val="en-US"/>
                </w:rPr>
              </w:rPrChange>
            </w:rPr>
            <w:delText>4-6</w:delText>
          </w:r>
        </w:del>
      </w:ins>
      <w:ins w:id="156" w:author="Reesink, K (BME)" w:date="2021-03-04T08:57:00Z">
        <w:del w:id="157" w:author="Parikh, Shaiv (BME)" w:date="2021-03-09T16:25:00Z">
          <w:r w:rsidR="00691F44" w:rsidRPr="000711D6" w:rsidDel="00AD7AB5">
            <w:rPr>
              <w:color w:val="FF0000"/>
              <w:sz w:val="24"/>
              <w:szCs w:val="24"/>
              <w:lang w:val="en-US"/>
              <w:rPrChange w:id="158" w:author="Parikh, Shaiv (BME)" w:date="2021-03-09T11:04:00Z">
                <w:rPr>
                  <w:sz w:val="24"/>
                  <w:szCs w:val="24"/>
                  <w:lang w:val="en-US"/>
                </w:rPr>
              </w:rPrChange>
            </w:rPr>
            <w:delText xml:space="preserve">% </w:delText>
          </w:r>
        </w:del>
      </w:ins>
      <w:ins w:id="159" w:author="Reesink, K (BME)" w:date="2021-03-04T08:56:00Z">
        <w:del w:id="160" w:author="Parikh, Shaiv (BME)" w:date="2021-03-09T16:25:00Z">
          <w:r w:rsidRPr="000711D6" w:rsidDel="00AD7AB5">
            <w:rPr>
              <w:color w:val="FF0000"/>
              <w:sz w:val="24"/>
              <w:szCs w:val="24"/>
              <w:lang w:val="en-US"/>
              <w:rPrChange w:id="161" w:author="Parikh, Shaiv (BME)" w:date="2021-03-09T11:04:00Z">
                <w:rPr>
                  <w:sz w:val="24"/>
                  <w:szCs w:val="24"/>
                  <w:lang w:val="en-US"/>
                </w:rPr>
              </w:rPrChange>
            </w:rPr>
            <w:delText xml:space="preserve">= </w:delText>
          </w:r>
          <w:r w:rsidR="00691F44" w:rsidRPr="000711D6" w:rsidDel="00AD7AB5">
            <w:rPr>
              <w:color w:val="FF0000"/>
              <w:sz w:val="24"/>
              <w:szCs w:val="24"/>
              <w:lang w:val="en-US"/>
              <w:rPrChange w:id="162" w:author="Parikh, Shaiv (BME)" w:date="2021-03-09T11:04:00Z">
                <w:rPr>
                  <w:sz w:val="24"/>
                  <w:szCs w:val="24"/>
                  <w:lang w:val="en-US"/>
                </w:rPr>
              </w:rPrChange>
            </w:rPr>
            <w:delText>6-9%</w:delText>
          </w:r>
        </w:del>
      </w:ins>
    </w:p>
    <w:p w14:paraId="5E641CF2" w14:textId="30F1C09C" w:rsidR="00753A43" w:rsidRPr="000711D6" w:rsidDel="00AD7AB5" w:rsidRDefault="00691F44">
      <w:pPr>
        <w:spacing w:line="240" w:lineRule="auto"/>
        <w:jc w:val="both"/>
        <w:rPr>
          <w:del w:id="163" w:author="Parikh, Shaiv (BME)" w:date="2021-03-09T16:25:00Z"/>
          <w:color w:val="FF0000"/>
          <w:sz w:val="24"/>
          <w:szCs w:val="24"/>
          <w:lang w:val="en-US"/>
          <w:rPrChange w:id="164" w:author="Parikh, Shaiv (BME)" w:date="2021-03-09T11:04:00Z">
            <w:rPr>
              <w:del w:id="165" w:author="Parikh, Shaiv (BME)" w:date="2021-03-09T16:25:00Z"/>
              <w:sz w:val="24"/>
              <w:szCs w:val="24"/>
              <w:lang w:val="en-US"/>
            </w:rPr>
          </w:rPrChange>
        </w:rPr>
      </w:pPr>
      <w:ins w:id="166" w:author="Reesink, K (BME)" w:date="2021-03-04T08:57:00Z">
        <w:del w:id="167" w:author="Parikh, Shaiv (BME)" w:date="2021-03-09T16:25:00Z">
          <w:r w:rsidRPr="000711D6" w:rsidDel="00AD7AB5">
            <w:rPr>
              <w:color w:val="FF0000"/>
              <w:sz w:val="24"/>
              <w:szCs w:val="24"/>
              <w:lang w:val="en-US"/>
              <w:rPrChange w:id="168" w:author="Parikh, Shaiv (BME)" w:date="2021-03-09T11:04:00Z">
                <w:rPr>
                  <w:sz w:val="24"/>
                  <w:szCs w:val="24"/>
                  <w:lang w:val="en-US"/>
                </w:rPr>
              </w:rPrChange>
            </w:rPr>
            <w:delText>2. s</w:delText>
          </w:r>
        </w:del>
      </w:ins>
      <w:ins w:id="169" w:author="Reesink, K (BME)" w:date="2021-03-04T08:51:00Z">
        <w:del w:id="170" w:author="Parikh, Shaiv (BME)" w:date="2021-03-09T16:25:00Z">
          <w:r w:rsidR="00753A43" w:rsidRPr="000711D6" w:rsidDel="00AD7AB5">
            <w:rPr>
              <w:color w:val="FF0000"/>
              <w:sz w:val="24"/>
              <w:szCs w:val="24"/>
              <w:lang w:val="en-US"/>
              <w:rPrChange w:id="171" w:author="Parikh, Shaiv (BME)" w:date="2021-03-09T11:04:00Z">
                <w:rPr>
                  <w:sz w:val="24"/>
                  <w:szCs w:val="24"/>
                  <w:lang w:val="en-US"/>
                </w:rPr>
              </w:rPrChange>
            </w:rPr>
            <w:delText xml:space="preserve">tudy 1 … m+-SD in ?? pts. Study 2 m+-S in ?? pts. </w:delText>
          </w:r>
        </w:del>
      </w:ins>
      <w:ins w:id="172" w:author="Reesink, K (BME)" w:date="2021-03-04T08:52:00Z">
        <w:del w:id="173" w:author="Parikh, Shaiv (BME)" w:date="2021-03-09T16:25:00Z">
          <w:r w:rsidR="00753A43" w:rsidRPr="000711D6" w:rsidDel="00AD7AB5">
            <w:rPr>
              <w:color w:val="FF0000"/>
              <w:sz w:val="24"/>
              <w:szCs w:val="24"/>
              <w:lang w:val="en-US"/>
              <w:rPrChange w:id="174" w:author="Parikh, Shaiv (BME)" w:date="2021-03-09T11:04:00Z">
                <w:rPr>
                  <w:sz w:val="24"/>
                  <w:szCs w:val="24"/>
                  <w:lang w:val="en-US"/>
                </w:rPr>
              </w:rPrChange>
            </w:rPr>
            <w:delText xml:space="preserve">Our population… </w:delText>
          </w:r>
        </w:del>
      </w:ins>
      <w:ins w:id="175" w:author="Reesink, K (BME)" w:date="2021-03-04T08:53:00Z">
        <w:del w:id="176" w:author="Parikh, Shaiv (BME)" w:date="2021-03-09T16:25:00Z">
          <w:r w:rsidR="00753A43" w:rsidRPr="000711D6" w:rsidDel="00AD7AB5">
            <w:rPr>
              <w:color w:val="FF0000"/>
              <w:sz w:val="24"/>
              <w:szCs w:val="24"/>
              <w:lang w:val="en-US"/>
              <w:rPrChange w:id="177" w:author="Parikh, Shaiv (BME)" w:date="2021-03-09T11:04:00Z">
                <w:rPr>
                  <w:sz w:val="24"/>
                  <w:szCs w:val="24"/>
                  <w:lang w:val="en-US"/>
                </w:rPr>
              </w:rPrChange>
            </w:rPr>
            <w:delText>stage of disease different?</w:delText>
          </w:r>
        </w:del>
      </w:ins>
      <w:ins w:id="178" w:author="Reesink, K (BME)" w:date="2021-03-04T08:54:00Z">
        <w:del w:id="179" w:author="Parikh, Shaiv (BME)" w:date="2021-03-09T16:25:00Z">
          <w:r w:rsidR="00753A43" w:rsidRPr="000711D6" w:rsidDel="00AD7AB5">
            <w:rPr>
              <w:color w:val="FF0000"/>
              <w:sz w:val="24"/>
              <w:szCs w:val="24"/>
              <w:lang w:val="en-US"/>
              <w:rPrChange w:id="180" w:author="Parikh, Shaiv (BME)" w:date="2021-03-09T11:04:00Z">
                <w:rPr>
                  <w:sz w:val="24"/>
                  <w:szCs w:val="24"/>
                  <w:lang w:val="en-US"/>
                </w:rPr>
              </w:rPrChange>
            </w:rPr>
            <w:delText xml:space="preserve"> </w:delText>
          </w:r>
        </w:del>
      </w:ins>
      <w:ins w:id="181" w:author="Reesink, K (BME)" w:date="2021-03-04T08:59:00Z">
        <w:del w:id="182" w:author="Parikh, Shaiv (BME)" w:date="2021-03-09T16:25:00Z">
          <w:r w:rsidRPr="000711D6" w:rsidDel="00AD7AB5">
            <w:rPr>
              <w:color w:val="FF0000"/>
              <w:sz w:val="24"/>
              <w:szCs w:val="24"/>
              <w:lang w:val="en-US"/>
              <w:rPrChange w:id="183" w:author="Parikh, Shaiv (BME)" w:date="2021-03-09T11:04:00Z">
                <w:rPr>
                  <w:sz w:val="24"/>
                  <w:szCs w:val="24"/>
                  <w:lang w:val="en-US"/>
                </w:rPr>
              </w:rPrChange>
            </w:rPr>
            <w:delText>Ours are in OR, the other still follow-up. What’s the rate of loss of long strain.</w:delText>
          </w:r>
        </w:del>
      </w:ins>
    </w:p>
    <w:p w14:paraId="2F4A8626" w14:textId="4576E5AE" w:rsidR="00753A43" w:rsidRPr="000711D6" w:rsidDel="00AD7AB5" w:rsidRDefault="00753A43">
      <w:pPr>
        <w:spacing w:line="240" w:lineRule="auto"/>
        <w:jc w:val="both"/>
        <w:rPr>
          <w:del w:id="184" w:author="Parikh, Shaiv (BME)" w:date="2021-03-09T16:25:00Z"/>
          <w:color w:val="FF0000"/>
          <w:sz w:val="24"/>
          <w:szCs w:val="24"/>
          <w:lang w:val="en-US"/>
          <w:rPrChange w:id="185" w:author="Parikh, Shaiv (BME)" w:date="2021-03-09T11:04:00Z">
            <w:rPr>
              <w:del w:id="186" w:author="Parikh, Shaiv (BME)" w:date="2021-03-09T16:25:00Z"/>
              <w:sz w:val="24"/>
              <w:szCs w:val="24"/>
              <w:lang w:val="en-US"/>
            </w:rPr>
          </w:rPrChange>
        </w:rPr>
      </w:pPr>
    </w:p>
    <w:p w14:paraId="3F9E226C" w14:textId="75FBDC0B" w:rsidR="009241DA" w:rsidDel="00AD7AB5" w:rsidRDefault="00BE566E">
      <w:pPr>
        <w:spacing w:line="240" w:lineRule="auto"/>
        <w:jc w:val="both"/>
        <w:rPr>
          <w:ins w:id="187" w:author="Reesink, K (BME)" w:date="2021-03-04T09:13:00Z"/>
          <w:del w:id="188" w:author="Parikh, Shaiv (BME)" w:date="2021-03-09T16:24:00Z"/>
          <w:sz w:val="24"/>
          <w:szCs w:val="24"/>
          <w:lang w:val="en-US"/>
        </w:rPr>
      </w:pPr>
      <w:ins w:id="189" w:author="Parikh, Shaiv (BME)" w:date="2021-03-09T11:44:00Z">
        <w:r>
          <w:rPr>
            <w:sz w:val="24"/>
            <w:szCs w:val="24"/>
            <w:lang w:val="en-US"/>
          </w:rPr>
          <w:t xml:space="preserve">In addition to global definition of region of interest, </w:t>
        </w:r>
      </w:ins>
      <w:ins w:id="190" w:author="Parikh, Shaiv (BME)" w:date="2021-03-09T11:46:00Z">
        <w:r>
          <w:rPr>
            <w:sz w:val="24"/>
            <w:szCs w:val="24"/>
            <w:lang w:val="en-US"/>
          </w:rPr>
          <w:t>b</w:t>
        </w:r>
      </w:ins>
      <w:ins w:id="191" w:author="Reesink, K (BME)" w:date="2021-03-04T09:12:00Z">
        <w:del w:id="192" w:author="Parikh, Shaiv (BME)" w:date="2021-03-09T11:46:00Z">
          <w:r w:rsidR="009241DA" w:rsidDel="00BE566E">
            <w:rPr>
              <w:sz w:val="24"/>
              <w:szCs w:val="24"/>
              <w:lang w:val="en-US"/>
            </w:rPr>
            <w:delText>B</w:delText>
          </w:r>
        </w:del>
        <w:r w:rsidR="009241DA">
          <w:rPr>
            <w:sz w:val="24"/>
            <w:szCs w:val="24"/>
            <w:lang w:val="en-US"/>
          </w:rPr>
          <w:t xml:space="preserve">oth </w:t>
        </w:r>
      </w:ins>
      <w:ins w:id="193" w:author="Parikh, Shaiv (BME)" w:date="2021-03-09T13:11:00Z">
        <w:r w:rsidR="00101748">
          <w:rPr>
            <w:sz w:val="24"/>
            <w:szCs w:val="24"/>
            <w:lang w:val="en-US"/>
          </w:rPr>
          <w:t>studies</w:t>
        </w:r>
      </w:ins>
      <w:ins w:id="194" w:author="Reesink, K (BME)" w:date="2021-03-04T09:12:00Z">
        <w:del w:id="195" w:author="Parikh, Shaiv (BME)" w:date="2021-03-09T13:11:00Z">
          <w:r w:rsidR="009241DA" w:rsidDel="00101748">
            <w:rPr>
              <w:sz w:val="24"/>
              <w:szCs w:val="24"/>
              <w:lang w:val="en-US"/>
            </w:rPr>
            <w:delText>papers</w:delText>
          </w:r>
        </w:del>
      </w:ins>
      <w:ins w:id="196" w:author="Parikh, Shaiv (BME)" w:date="2021-03-09T11:47:00Z">
        <w:r>
          <w:rPr>
            <w:sz w:val="24"/>
            <w:szCs w:val="24"/>
            <w:lang w:val="en-US"/>
          </w:rPr>
          <w:t xml:space="preserve"> idealize the </w:t>
        </w:r>
      </w:ins>
      <w:ins w:id="197" w:author="Parikh, Shaiv (BME)" w:date="2021-03-09T11:58:00Z">
        <w:r w:rsidR="004E70A8">
          <w:rPr>
            <w:sz w:val="24"/>
            <w:szCs w:val="24"/>
            <w:lang w:val="en-US"/>
          </w:rPr>
          <w:t>aortic segment</w:t>
        </w:r>
      </w:ins>
      <w:ins w:id="198" w:author="Parikh, Shaiv (BME)" w:date="2021-03-09T11:56:00Z">
        <w:r w:rsidR="004E70A8">
          <w:rPr>
            <w:sz w:val="24"/>
            <w:szCs w:val="24"/>
            <w:lang w:val="en-US"/>
          </w:rPr>
          <w:t xml:space="preserve"> into a cylindrical geometry </w:t>
        </w:r>
      </w:ins>
      <w:ins w:id="199" w:author="Reesink, K (BME)" w:date="2021-03-04T09:12:00Z">
        <w:del w:id="200" w:author="Parikh, Shaiv (BME)" w:date="2021-03-09T11:56:00Z">
          <w:r w:rsidR="009241DA" w:rsidDel="004E70A8">
            <w:rPr>
              <w:sz w:val="24"/>
              <w:szCs w:val="24"/>
              <w:lang w:val="en-US"/>
            </w:rPr>
            <w:delText xml:space="preserve"> – longitudinal </w:delText>
          </w:r>
        </w:del>
        <w:r w:rsidR="009241DA">
          <w:rPr>
            <w:sz w:val="24"/>
            <w:szCs w:val="24"/>
            <w:lang w:val="en-US"/>
          </w:rPr>
          <w:t>without considering poten</w:t>
        </w:r>
      </w:ins>
      <w:ins w:id="201" w:author="Reesink, K (BME)" w:date="2021-03-04T09:13:00Z">
        <w:r w:rsidR="009241DA">
          <w:rPr>
            <w:sz w:val="24"/>
            <w:szCs w:val="24"/>
            <w:lang w:val="en-US"/>
          </w:rPr>
          <w:t xml:space="preserve">tial difference between medial and lateral </w:t>
        </w:r>
      </w:ins>
      <w:ins w:id="202" w:author="Parikh, Shaiv (BME)" w:date="2021-03-09T11:57:00Z">
        <w:r w:rsidR="004E70A8">
          <w:rPr>
            <w:sz w:val="24"/>
            <w:szCs w:val="24"/>
            <w:lang w:val="en-US"/>
          </w:rPr>
          <w:t xml:space="preserve">side of the </w:t>
        </w:r>
      </w:ins>
      <w:ins w:id="203" w:author="Parikh, Shaiv (BME)" w:date="2021-03-09T11:58:00Z">
        <w:r w:rsidR="004E70A8">
          <w:rPr>
            <w:sz w:val="24"/>
            <w:szCs w:val="24"/>
            <w:lang w:val="en-US"/>
          </w:rPr>
          <w:t>ascending aorta</w:t>
        </w:r>
      </w:ins>
      <w:ins w:id="204" w:author="Parikh, Shaiv (BME)" w:date="2021-03-09T12:00:00Z">
        <w:r w:rsidR="004E70A8">
          <w:rPr>
            <w:sz w:val="24"/>
            <w:szCs w:val="24"/>
            <w:lang w:val="en-US"/>
          </w:rPr>
          <w:t xml:space="preserve"> due to lack of anatomical lan</w:t>
        </w:r>
        <w:r w:rsidR="00EF15F2">
          <w:rPr>
            <w:sz w:val="24"/>
            <w:szCs w:val="24"/>
            <w:lang w:val="en-US"/>
          </w:rPr>
          <w:t>dmarks</w:t>
        </w:r>
      </w:ins>
      <w:ins w:id="205" w:author="Parikh, Shaiv (BME)" w:date="2021-03-09T11:57:00Z">
        <w:r w:rsidR="004E70A8">
          <w:rPr>
            <w:sz w:val="24"/>
            <w:szCs w:val="24"/>
            <w:lang w:val="en-US"/>
          </w:rPr>
          <w:t xml:space="preserve">. </w:t>
        </w:r>
      </w:ins>
      <w:ins w:id="206" w:author="Reesink, K (BME)" w:date="2021-03-04T09:13:00Z">
        <w:del w:id="207" w:author="Parikh, Shaiv (BME)" w:date="2021-03-09T11:58:00Z">
          <w:r w:rsidR="009241DA" w:rsidDel="004E70A8">
            <w:rPr>
              <w:sz w:val="24"/>
              <w:szCs w:val="24"/>
              <w:lang w:val="en-US"/>
            </w:rPr>
            <w:delText xml:space="preserve">(check). … </w:delText>
          </w:r>
        </w:del>
        <w:r w:rsidR="009241DA">
          <w:rPr>
            <w:sz w:val="24"/>
            <w:szCs w:val="24"/>
            <w:lang w:val="en-US"/>
          </w:rPr>
          <w:t xml:space="preserve">Our method </w:t>
        </w:r>
      </w:ins>
      <w:ins w:id="208" w:author="Reesink, K (BME)" w:date="2021-03-04T09:14:00Z">
        <w:r w:rsidR="009241DA" w:rsidRPr="00CA060F">
          <w:rPr>
            <w:bCs/>
            <w:sz w:val="24"/>
            <w:szCs w:val="24"/>
            <w:lang w:val="en-US"/>
          </w:rPr>
          <w:t>does</w:t>
        </w:r>
        <w:r w:rsidR="009241DA" w:rsidRPr="00CA060F">
          <w:rPr>
            <w:sz w:val="24"/>
            <w:szCs w:val="24"/>
            <w:lang w:val="en-US"/>
          </w:rPr>
          <w:t xml:space="preserve"> </w:t>
        </w:r>
      </w:ins>
      <w:ins w:id="209" w:author="Reesink, K (BME)" w:date="2021-03-04T09:13:00Z">
        <w:r w:rsidR="009241DA">
          <w:rPr>
            <w:sz w:val="24"/>
            <w:szCs w:val="24"/>
            <w:lang w:val="en-US"/>
          </w:rPr>
          <w:t xml:space="preserve">enable </w:t>
        </w:r>
      </w:ins>
      <w:ins w:id="210" w:author="Parikh, Shaiv (BME)" w:date="2021-03-09T13:12:00Z">
        <w:r w:rsidR="00101748">
          <w:rPr>
            <w:sz w:val="24"/>
            <w:szCs w:val="24"/>
            <w:lang w:val="en-US"/>
          </w:rPr>
          <w:t xml:space="preserve">to </w:t>
        </w:r>
      </w:ins>
      <w:ins w:id="211" w:author="Reesink, K (BME)" w:date="2021-03-04T09:13:00Z">
        <w:del w:id="212" w:author="Parikh, Shaiv (BME)" w:date="2021-03-09T12:02:00Z">
          <w:r w:rsidR="009241DA" w:rsidDel="00EF15F2">
            <w:rPr>
              <w:sz w:val="24"/>
              <w:szCs w:val="24"/>
              <w:lang w:val="en-US"/>
            </w:rPr>
            <w:delText xml:space="preserve">.. </w:delText>
          </w:r>
        </w:del>
        <w:r w:rsidR="009241DA">
          <w:rPr>
            <w:sz w:val="24"/>
            <w:szCs w:val="24"/>
            <w:lang w:val="en-US"/>
          </w:rPr>
          <w:t xml:space="preserve">look at </w:t>
        </w:r>
      </w:ins>
      <w:ins w:id="213" w:author="Parikh, Shaiv (BME)" w:date="2021-03-09T12:02:00Z">
        <w:r w:rsidR="00EF15F2">
          <w:rPr>
            <w:sz w:val="24"/>
            <w:szCs w:val="24"/>
            <w:lang w:val="en-US"/>
          </w:rPr>
          <w:t xml:space="preserve">these </w:t>
        </w:r>
      </w:ins>
      <w:ins w:id="214" w:author="Reesink, K (BME)" w:date="2021-03-04T09:14:00Z">
        <w:del w:id="215" w:author="Parikh, Shaiv (BME)" w:date="2021-03-09T12:02:00Z">
          <w:r w:rsidR="009241DA" w:rsidDel="00EF15F2">
            <w:rPr>
              <w:sz w:val="24"/>
              <w:szCs w:val="24"/>
              <w:lang w:val="en-US"/>
            </w:rPr>
            <w:delText>these</w:delText>
          </w:r>
        </w:del>
        <w:del w:id="216" w:author="Parikh, Shaiv (BME)" w:date="2021-03-09T12:03:00Z">
          <w:r w:rsidR="009241DA" w:rsidDel="00EF15F2">
            <w:rPr>
              <w:sz w:val="24"/>
              <w:szCs w:val="24"/>
              <w:lang w:val="en-US"/>
            </w:rPr>
            <w:delText xml:space="preserve"> </w:delText>
          </w:r>
        </w:del>
      </w:ins>
      <w:ins w:id="217" w:author="Reesink, K (BME)" w:date="2021-03-04T09:13:00Z">
        <w:r w:rsidR="009241DA">
          <w:rPr>
            <w:sz w:val="24"/>
            <w:szCs w:val="24"/>
            <w:lang w:val="en-US"/>
          </w:rPr>
          <w:t>diffe</w:t>
        </w:r>
      </w:ins>
      <w:ins w:id="218" w:author="Reesink, K (BME)" w:date="2021-03-04T09:14:00Z">
        <w:r w:rsidR="009241DA">
          <w:rPr>
            <w:sz w:val="24"/>
            <w:szCs w:val="24"/>
            <w:lang w:val="en-US"/>
          </w:rPr>
          <w:t>rences</w:t>
        </w:r>
      </w:ins>
      <w:ins w:id="219" w:author="Parikh, Shaiv (BME)" w:date="2021-03-09T12:04:00Z">
        <w:r w:rsidR="00EF15F2">
          <w:rPr>
            <w:sz w:val="24"/>
            <w:szCs w:val="24"/>
            <w:lang w:val="en-US"/>
          </w:rPr>
          <w:t xml:space="preserve"> since feature tracking points </w:t>
        </w:r>
        <w:proofErr w:type="gramStart"/>
        <w:r w:rsidR="00EF15F2">
          <w:rPr>
            <w:sz w:val="24"/>
            <w:szCs w:val="24"/>
            <w:lang w:val="en-US"/>
          </w:rPr>
          <w:t>are defined</w:t>
        </w:r>
        <w:proofErr w:type="gramEnd"/>
        <w:r w:rsidR="00EF15F2">
          <w:rPr>
            <w:sz w:val="24"/>
            <w:szCs w:val="24"/>
            <w:lang w:val="en-US"/>
          </w:rPr>
          <w:t xml:space="preserve"> by the felt markers</w:t>
        </w:r>
      </w:ins>
      <w:ins w:id="220" w:author="Reesink, K (BME)" w:date="2021-03-04T09:14:00Z">
        <w:r w:rsidR="009241DA">
          <w:rPr>
            <w:sz w:val="24"/>
            <w:szCs w:val="24"/>
            <w:lang w:val="en-US"/>
          </w:rPr>
          <w:t>.</w:t>
        </w:r>
      </w:ins>
      <w:ins w:id="221" w:author="Reesink, K (BME)" w:date="2021-03-04T09:56:00Z">
        <w:r w:rsidR="00633E1D">
          <w:rPr>
            <w:sz w:val="24"/>
            <w:szCs w:val="24"/>
            <w:lang w:val="en-US"/>
          </w:rPr>
          <w:t xml:space="preserve"> </w:t>
        </w:r>
      </w:ins>
      <w:ins w:id="222" w:author="Parikh, Shaiv (BME)" w:date="2021-03-09T16:23:00Z">
        <w:r w:rsidR="00AD7AB5">
          <w:rPr>
            <w:color w:val="000000" w:themeColor="text1"/>
            <w:sz w:val="24"/>
            <w:szCs w:val="24"/>
            <w:lang w:val="en-US"/>
          </w:rPr>
          <w:t>We expected</w:t>
        </w:r>
      </w:ins>
      <w:ins w:id="223" w:author="Parikh, Shaiv (BME)" w:date="2021-03-09T16:28:00Z">
        <w:r w:rsidR="00AD7AB5">
          <w:rPr>
            <w:color w:val="000000" w:themeColor="text1"/>
            <w:sz w:val="24"/>
            <w:szCs w:val="24"/>
            <w:lang w:val="en-US"/>
          </w:rPr>
          <w:t>,</w:t>
        </w:r>
      </w:ins>
      <w:ins w:id="224" w:author="Parikh, Shaiv (BME)" w:date="2021-03-09T16:23:00Z">
        <w:r w:rsidR="00AD7AB5">
          <w:rPr>
            <w:color w:val="000000" w:themeColor="text1"/>
            <w:sz w:val="24"/>
            <w:szCs w:val="24"/>
            <w:lang w:val="en-US"/>
          </w:rPr>
          <w:t xml:space="preserve"> that owing to the bent nature, complex deformation, and material heterogeneity of the aorta, there might be differences in the medial and lateral length strains</w:t>
        </w:r>
        <w:r w:rsidR="00AD7AB5">
          <w:rPr>
            <w:sz w:val="24"/>
            <w:szCs w:val="24"/>
            <w:lang w:val="en-US"/>
          </w:rPr>
          <w:t xml:space="preserve">. </w:t>
        </w:r>
      </w:ins>
      <w:ins w:id="225" w:author="Parikh, Shaiv (BME)" w:date="2021-03-09T16:19:00Z">
        <w:r w:rsidR="00AD7AB5">
          <w:rPr>
            <w:sz w:val="24"/>
            <w:szCs w:val="24"/>
            <w:lang w:val="en-US"/>
          </w:rPr>
          <w:t xml:space="preserve">From </w:t>
        </w:r>
        <w:r w:rsidR="00AD7AB5" w:rsidRPr="003A06D0">
          <w:rPr>
            <w:b/>
            <w:sz w:val="24"/>
            <w:szCs w:val="24"/>
            <w:lang w:val="en-US"/>
            <w:rPrChange w:id="226" w:author="Parikh, Shaiv (BME)" w:date="2021-03-09T17:25:00Z">
              <w:rPr>
                <w:sz w:val="24"/>
                <w:szCs w:val="24"/>
                <w:lang w:val="en-US"/>
              </w:rPr>
            </w:rPrChange>
          </w:rPr>
          <w:t>figure 2</w:t>
        </w:r>
        <w:r w:rsidR="00AD7AB5">
          <w:rPr>
            <w:sz w:val="24"/>
            <w:szCs w:val="24"/>
            <w:lang w:val="en-US"/>
          </w:rPr>
          <w:t xml:space="preserve">, it is evident, no significant differences were observed between </w:t>
        </w:r>
      </w:ins>
      <w:ins w:id="227" w:author="Parikh, Shaiv (BME)" w:date="2021-03-09T16:20:00Z">
        <w:r w:rsidR="00AD7AB5">
          <w:rPr>
            <w:sz w:val="24"/>
            <w:szCs w:val="24"/>
            <w:lang w:val="en-US"/>
          </w:rPr>
          <w:t>medial and lateral length axial strains</w:t>
        </w:r>
      </w:ins>
      <w:ins w:id="228" w:author="Parikh, Shaiv (BME)" w:date="2021-03-09T16:24:00Z">
        <w:r w:rsidR="00AD7AB5">
          <w:rPr>
            <w:sz w:val="24"/>
            <w:szCs w:val="24"/>
            <w:lang w:val="en-US"/>
          </w:rPr>
          <w:t xml:space="preserve"> for low pressure condition</w:t>
        </w:r>
      </w:ins>
      <w:ins w:id="229" w:author="Parikh, Shaiv (BME)" w:date="2021-03-09T16:20:00Z">
        <w:r w:rsidR="00AD7AB5">
          <w:rPr>
            <w:sz w:val="24"/>
            <w:szCs w:val="24"/>
            <w:lang w:val="en-US"/>
          </w:rPr>
          <w:t>, while</w:t>
        </w:r>
      </w:ins>
      <w:ins w:id="230" w:author="Parikh, Shaiv (BME)" w:date="2021-03-09T16:22:00Z">
        <w:r w:rsidR="00AD7AB5">
          <w:rPr>
            <w:sz w:val="24"/>
            <w:szCs w:val="24"/>
            <w:lang w:val="en-US"/>
          </w:rPr>
          <w:t xml:space="preserve"> medial and lateral strains differed by 1% for </w:t>
        </w:r>
      </w:ins>
      <w:ins w:id="231" w:author="Parikh, Shaiv (BME)" w:date="2021-03-09T16:24:00Z">
        <w:r w:rsidR="00AD7AB5">
          <w:rPr>
            <w:sz w:val="24"/>
            <w:szCs w:val="24"/>
            <w:lang w:val="en-US"/>
          </w:rPr>
          <w:t>high-pressure</w:t>
        </w:r>
      </w:ins>
      <w:ins w:id="232" w:author="Parikh, Shaiv (BME)" w:date="2021-03-09T16:22:00Z">
        <w:r w:rsidR="00AD7AB5">
          <w:rPr>
            <w:sz w:val="24"/>
            <w:szCs w:val="24"/>
            <w:lang w:val="en-US"/>
          </w:rPr>
          <w:t xml:space="preserve"> condition.</w:t>
        </w:r>
      </w:ins>
      <w:ins w:id="233" w:author="Parikh, Shaiv (BME)" w:date="2021-03-09T16:20:00Z">
        <w:r w:rsidR="00AD7AB5">
          <w:rPr>
            <w:sz w:val="24"/>
            <w:szCs w:val="24"/>
            <w:lang w:val="en-US"/>
          </w:rPr>
          <w:t xml:space="preserve"> </w:t>
        </w:r>
      </w:ins>
      <w:ins w:id="234" w:author="Reesink, K (BME)" w:date="2021-03-04T09:56:00Z">
        <w:del w:id="235" w:author="Parikh, Shaiv (BME)" w:date="2021-03-09T16:23:00Z">
          <w:r w:rsidR="00633E1D" w:rsidDel="00AD7AB5">
            <w:rPr>
              <w:sz w:val="24"/>
              <w:szCs w:val="24"/>
              <w:lang w:val="en-US"/>
            </w:rPr>
            <w:delText>Only talk high-pressure &gt; seems to be something.</w:delText>
          </w:r>
        </w:del>
      </w:ins>
      <w:ins w:id="236" w:author="Reesink, K (BME)" w:date="2021-03-04T09:14:00Z">
        <w:del w:id="237" w:author="Parikh, Shaiv (BME)" w:date="2021-03-09T16:23:00Z">
          <w:r w:rsidR="009241DA" w:rsidDel="00AD7AB5">
            <w:rPr>
              <w:sz w:val="24"/>
              <w:szCs w:val="24"/>
              <w:lang w:val="en-US"/>
            </w:rPr>
            <w:delText xml:space="preserve"> </w:delText>
          </w:r>
        </w:del>
      </w:ins>
      <w:moveToRangeStart w:id="238" w:author="Reesink, K (BME)" w:date="2021-03-04T09:58:00Z" w:name="move65744345"/>
      <w:moveTo w:id="239" w:author="Reesink, K (BME)" w:date="2021-03-04T09:58:00Z">
        <w:del w:id="240" w:author="Parikh, Shaiv (BME)" w:date="2021-03-09T16:23:00Z">
          <w:r w:rsidR="0044011D" w:rsidDel="00AD7AB5">
            <w:rPr>
              <w:color w:val="000000" w:themeColor="text1"/>
              <w:sz w:val="24"/>
              <w:szCs w:val="24"/>
              <w:lang w:val="en-US"/>
            </w:rPr>
            <w:delText>The medial length strains were of the order of 4% for both the pressure conditions, while the lateral length strains were of the order 5 – 6%</w:delText>
          </w:r>
        </w:del>
      </w:moveTo>
      <w:ins w:id="241" w:author="Reesink, K (BME)" w:date="2021-03-04T09:59:00Z">
        <w:del w:id="242" w:author="Parikh, Shaiv (BME)" w:date="2021-03-09T16:23:00Z">
          <w:r w:rsidR="0044011D" w:rsidDel="00AD7AB5">
            <w:rPr>
              <w:color w:val="000000" w:themeColor="text1"/>
              <w:sz w:val="24"/>
              <w:szCs w:val="24"/>
              <w:lang w:val="en-US"/>
            </w:rPr>
            <w:delText>... sign under high-pressure</w:delText>
          </w:r>
        </w:del>
      </w:ins>
      <w:ins w:id="243" w:author="Reesink, K (BME)" w:date="2021-03-04T10:00:00Z">
        <w:del w:id="244" w:author="Parikh, Shaiv (BME)" w:date="2021-03-09T16:23:00Z">
          <w:r w:rsidR="0044011D" w:rsidDel="00AD7AB5">
            <w:rPr>
              <w:color w:val="000000" w:themeColor="text1"/>
              <w:sz w:val="24"/>
              <w:szCs w:val="24"/>
              <w:lang w:val="en-US"/>
            </w:rPr>
            <w:delText xml:space="preserve"> condition of our study</w:delText>
          </w:r>
        </w:del>
      </w:ins>
      <w:moveTo w:id="245" w:author="Reesink, K (BME)" w:date="2021-03-04T09:58:00Z">
        <w:del w:id="246" w:author="Parikh, Shaiv (BME)" w:date="2021-03-09T16:23:00Z">
          <w:r w:rsidR="0044011D" w:rsidDel="00AD7AB5">
            <w:rPr>
              <w:color w:val="000000" w:themeColor="text1"/>
              <w:sz w:val="24"/>
              <w:szCs w:val="24"/>
              <w:lang w:val="en-US"/>
            </w:rPr>
            <w:delText>. We expected that owing to the bent nature, complex deformation, and material heterogeneity of the aorta, there might be differences in the medial and lateral length strains</w:delText>
          </w:r>
        </w:del>
      </w:moveTo>
      <w:moveToRangeEnd w:id="238"/>
    </w:p>
    <w:p w14:paraId="270D61AE" w14:textId="5BD2FD35" w:rsidR="009241DA" w:rsidDel="002F4E41" w:rsidRDefault="00BB26E3">
      <w:pPr>
        <w:spacing w:line="240" w:lineRule="auto"/>
        <w:jc w:val="both"/>
        <w:rPr>
          <w:ins w:id="247" w:author="Reesink, K (BME)" w:date="2021-03-04T09:06:00Z"/>
          <w:del w:id="248" w:author="Parikh, Shaiv (BME)" w:date="2021-03-08T20:45:00Z"/>
          <w:color w:val="000000" w:themeColor="text1"/>
          <w:sz w:val="24"/>
          <w:szCs w:val="24"/>
          <w:lang w:val="en-US"/>
        </w:rPr>
      </w:pPr>
      <w:del w:id="249" w:author="Parikh, Shaiv (BME)" w:date="2021-03-09T16:24:00Z">
        <w:r w:rsidRPr="0044011D" w:rsidDel="00AD7AB5">
          <w:rPr>
            <w:sz w:val="24"/>
            <w:szCs w:val="24"/>
            <w:highlight w:val="yellow"/>
            <w:lang w:val="en-US"/>
            <w:rPrChange w:id="250" w:author="Reesink, K (BME)" w:date="2021-03-04T09:57:00Z">
              <w:rPr>
                <w:sz w:val="24"/>
                <w:szCs w:val="24"/>
                <w:lang w:val="en-US"/>
              </w:rPr>
            </w:rPrChange>
          </w:rPr>
          <w:delText>Additionally, we also exhibit the possibility of measuring i</w:delText>
        </w:r>
        <w:r w:rsidR="00E37553" w:rsidRPr="0044011D" w:rsidDel="00AD7AB5">
          <w:rPr>
            <w:sz w:val="24"/>
            <w:szCs w:val="24"/>
            <w:highlight w:val="yellow"/>
            <w:lang w:val="en-US"/>
            <w:rPrChange w:id="251" w:author="Reesink, K (BME)" w:date="2021-03-04T09:57:00Z">
              <w:rPr>
                <w:sz w:val="24"/>
                <w:szCs w:val="24"/>
                <w:lang w:val="en-US"/>
              </w:rPr>
            </w:rPrChange>
          </w:rPr>
          <w:delText xml:space="preserve">ncremental </w:delText>
        </w:r>
        <w:r w:rsidRPr="0044011D" w:rsidDel="00AD7AB5">
          <w:rPr>
            <w:sz w:val="24"/>
            <w:szCs w:val="24"/>
            <w:highlight w:val="yellow"/>
            <w:lang w:val="en-US"/>
            <w:rPrChange w:id="252" w:author="Reesink, K (BME)" w:date="2021-03-04T09:57:00Z">
              <w:rPr>
                <w:sz w:val="24"/>
                <w:szCs w:val="24"/>
                <w:lang w:val="en-US"/>
              </w:rPr>
            </w:rPrChange>
          </w:rPr>
          <w:delText xml:space="preserve">longitudinal </w:delText>
        </w:r>
        <w:r w:rsidR="00E37553" w:rsidRPr="0044011D" w:rsidDel="00AD7AB5">
          <w:rPr>
            <w:sz w:val="24"/>
            <w:szCs w:val="24"/>
            <w:highlight w:val="yellow"/>
            <w:lang w:val="en-US"/>
            <w:rPrChange w:id="253" w:author="Reesink, K (BME)" w:date="2021-03-04T09:57:00Z">
              <w:rPr>
                <w:sz w:val="24"/>
                <w:szCs w:val="24"/>
                <w:lang w:val="en-US"/>
              </w:rPr>
            </w:rPrChange>
          </w:rPr>
          <w:delText>strain</w:delText>
        </w:r>
        <w:r w:rsidRPr="0044011D" w:rsidDel="00AD7AB5">
          <w:rPr>
            <w:sz w:val="24"/>
            <w:szCs w:val="24"/>
            <w:highlight w:val="yellow"/>
            <w:lang w:val="en-US"/>
            <w:rPrChange w:id="254" w:author="Reesink, K (BME)" w:date="2021-03-04T09:57:00Z">
              <w:rPr>
                <w:sz w:val="24"/>
                <w:szCs w:val="24"/>
                <w:lang w:val="en-US"/>
              </w:rPr>
            </w:rPrChange>
          </w:rPr>
          <w:delText xml:space="preserve">s by </w:delText>
        </w:r>
        <w:r w:rsidR="00241135" w:rsidRPr="0044011D" w:rsidDel="00AD7AB5">
          <w:rPr>
            <w:sz w:val="24"/>
            <w:szCs w:val="24"/>
            <w:highlight w:val="yellow"/>
            <w:lang w:val="en-US"/>
            <w:rPrChange w:id="255" w:author="Reesink, K (BME)" w:date="2021-03-04T09:57:00Z">
              <w:rPr>
                <w:sz w:val="24"/>
                <w:szCs w:val="24"/>
                <w:lang w:val="en-US"/>
              </w:rPr>
            </w:rPrChange>
          </w:rPr>
          <w:delText xml:space="preserve">inducing </w:delText>
        </w:r>
        <w:r w:rsidRPr="0044011D" w:rsidDel="00AD7AB5">
          <w:rPr>
            <w:sz w:val="24"/>
            <w:szCs w:val="24"/>
            <w:highlight w:val="yellow"/>
            <w:lang w:val="en-US"/>
            <w:rPrChange w:id="256" w:author="Reesink, K (BME)" w:date="2021-03-04T09:57:00Z">
              <w:rPr>
                <w:sz w:val="24"/>
                <w:szCs w:val="24"/>
                <w:lang w:val="en-US"/>
              </w:rPr>
            </w:rPrChange>
          </w:rPr>
          <w:delText>low pressure and high pressure conditions</w:delText>
        </w:r>
        <w:r w:rsidR="00A474A3" w:rsidRPr="0044011D" w:rsidDel="00AD7AB5">
          <w:rPr>
            <w:sz w:val="24"/>
            <w:szCs w:val="24"/>
            <w:highlight w:val="yellow"/>
            <w:lang w:val="en-US"/>
            <w:rPrChange w:id="257" w:author="Reesink, K (BME)" w:date="2021-03-04T09:57:00Z">
              <w:rPr>
                <w:sz w:val="24"/>
                <w:szCs w:val="24"/>
                <w:lang w:val="en-US"/>
              </w:rPr>
            </w:rPrChange>
          </w:rPr>
          <w:delText xml:space="preserve">, as well as </w:delText>
        </w:r>
        <w:r w:rsidR="00A474A3" w:rsidRPr="0044011D" w:rsidDel="00AD7AB5">
          <w:rPr>
            <w:color w:val="000000" w:themeColor="text1"/>
            <w:sz w:val="24"/>
            <w:szCs w:val="24"/>
            <w:highlight w:val="yellow"/>
            <w:lang w:val="en-US"/>
            <w:rPrChange w:id="258" w:author="Reesink, K (BME)" w:date="2021-03-04T09:57:00Z">
              <w:rPr>
                <w:color w:val="000000" w:themeColor="text1"/>
                <w:sz w:val="24"/>
                <w:szCs w:val="24"/>
                <w:lang w:val="en-US"/>
              </w:rPr>
            </w:rPrChange>
          </w:rPr>
          <w:delText>variations in longitudinal strains along the diametrical gradient of the aorta, resulting in medial and lateral length strain estimates.</w:delText>
        </w:r>
        <w:r w:rsidR="00A474A3" w:rsidDel="00AD7AB5">
          <w:rPr>
            <w:color w:val="000000" w:themeColor="text1"/>
            <w:sz w:val="24"/>
            <w:szCs w:val="24"/>
            <w:lang w:val="en-US"/>
          </w:rPr>
          <w:delText xml:space="preserve"> </w:delText>
        </w:r>
      </w:del>
    </w:p>
    <w:p w14:paraId="36D920CE" w14:textId="2CD9F5B6" w:rsidR="00B2031B" w:rsidDel="002F4E41" w:rsidRDefault="00A474A3">
      <w:pPr>
        <w:spacing w:line="240" w:lineRule="auto"/>
        <w:jc w:val="both"/>
        <w:rPr>
          <w:ins w:id="259" w:author="Reesink, K (BME)" w:date="2021-03-04T10:23:00Z"/>
          <w:del w:id="260" w:author="Parikh, Shaiv (BME)" w:date="2021-03-08T20:45:00Z"/>
          <w:color w:val="000000" w:themeColor="text1"/>
          <w:sz w:val="24"/>
          <w:szCs w:val="24"/>
          <w:lang w:val="en-US"/>
        </w:rPr>
      </w:pPr>
      <w:moveFromRangeStart w:id="261" w:author="Reesink, K (BME)" w:date="2021-03-04T09:58:00Z" w:name="move65744345"/>
      <w:moveFrom w:id="262" w:author="Reesink, K (BME)" w:date="2021-03-04T09:58:00Z">
        <w:r w:rsidDel="0044011D">
          <w:rPr>
            <w:color w:val="000000" w:themeColor="text1"/>
            <w:sz w:val="24"/>
            <w:szCs w:val="24"/>
            <w:lang w:val="en-US"/>
          </w:rPr>
          <w:t>The medial length strain</w:t>
        </w:r>
        <w:r w:rsidR="00B2031B" w:rsidDel="0044011D">
          <w:rPr>
            <w:color w:val="000000" w:themeColor="text1"/>
            <w:sz w:val="24"/>
            <w:szCs w:val="24"/>
            <w:lang w:val="en-US"/>
          </w:rPr>
          <w:t>s</w:t>
        </w:r>
        <w:r w:rsidDel="0044011D">
          <w:rPr>
            <w:color w:val="000000" w:themeColor="text1"/>
            <w:sz w:val="24"/>
            <w:szCs w:val="24"/>
            <w:lang w:val="en-US"/>
          </w:rPr>
          <w:t xml:space="preserve"> were of the order of 4% for both th</w:t>
        </w:r>
        <w:r w:rsidR="007811C6" w:rsidDel="0044011D">
          <w:rPr>
            <w:color w:val="000000" w:themeColor="text1"/>
            <w:sz w:val="24"/>
            <w:szCs w:val="24"/>
            <w:lang w:val="en-US"/>
          </w:rPr>
          <w:t>e pressure conditions, while</w:t>
        </w:r>
        <w:r w:rsidDel="0044011D">
          <w:rPr>
            <w:color w:val="000000" w:themeColor="text1"/>
            <w:sz w:val="24"/>
            <w:szCs w:val="24"/>
            <w:lang w:val="en-US"/>
          </w:rPr>
          <w:t xml:space="preserve"> the lateral length strain</w:t>
        </w:r>
        <w:r w:rsidR="00B2031B" w:rsidDel="0044011D">
          <w:rPr>
            <w:color w:val="000000" w:themeColor="text1"/>
            <w:sz w:val="24"/>
            <w:szCs w:val="24"/>
            <w:lang w:val="en-US"/>
          </w:rPr>
          <w:t>s</w:t>
        </w:r>
        <w:r w:rsidDel="0044011D">
          <w:rPr>
            <w:color w:val="000000" w:themeColor="text1"/>
            <w:sz w:val="24"/>
            <w:szCs w:val="24"/>
            <w:lang w:val="en-US"/>
          </w:rPr>
          <w:t xml:space="preserve"> were of the order 5 – 6%.</w:t>
        </w:r>
        <w:r w:rsidR="006215EB" w:rsidDel="0044011D">
          <w:rPr>
            <w:color w:val="000000" w:themeColor="text1"/>
            <w:sz w:val="24"/>
            <w:szCs w:val="24"/>
            <w:lang w:val="en-US"/>
          </w:rPr>
          <w:t xml:space="preserve"> We expecte</w:t>
        </w:r>
        <w:r w:rsidR="00016680" w:rsidDel="0044011D">
          <w:rPr>
            <w:color w:val="000000" w:themeColor="text1"/>
            <w:sz w:val="24"/>
            <w:szCs w:val="24"/>
            <w:lang w:val="en-US"/>
          </w:rPr>
          <w:t xml:space="preserve">d that owing to the bent nature, </w:t>
        </w:r>
        <w:r w:rsidR="00C004A2" w:rsidDel="0044011D">
          <w:rPr>
            <w:color w:val="000000" w:themeColor="text1"/>
            <w:sz w:val="24"/>
            <w:szCs w:val="24"/>
            <w:lang w:val="en-US"/>
          </w:rPr>
          <w:t>complex deformation</w:t>
        </w:r>
        <w:r w:rsidR="00016680" w:rsidDel="0044011D">
          <w:rPr>
            <w:color w:val="000000" w:themeColor="text1"/>
            <w:sz w:val="24"/>
            <w:szCs w:val="24"/>
            <w:lang w:val="en-US"/>
          </w:rPr>
          <w:t>, and material heterogeneity</w:t>
        </w:r>
        <w:r w:rsidR="00C004A2" w:rsidDel="0044011D">
          <w:rPr>
            <w:color w:val="000000" w:themeColor="text1"/>
            <w:sz w:val="24"/>
            <w:szCs w:val="24"/>
            <w:lang w:val="en-US"/>
          </w:rPr>
          <w:t xml:space="preserve"> </w:t>
        </w:r>
        <w:r w:rsidR="006215EB" w:rsidDel="0044011D">
          <w:rPr>
            <w:color w:val="000000" w:themeColor="text1"/>
            <w:sz w:val="24"/>
            <w:szCs w:val="24"/>
            <w:lang w:val="en-US"/>
          </w:rPr>
          <w:t>of the aorta</w:t>
        </w:r>
        <w:r w:rsidR="00C004A2" w:rsidDel="0044011D">
          <w:rPr>
            <w:color w:val="000000" w:themeColor="text1"/>
            <w:sz w:val="24"/>
            <w:szCs w:val="24"/>
            <w:lang w:val="en-US"/>
          </w:rPr>
          <w:t>, there might be differences in the medial and lateral length strains</w:t>
        </w:r>
      </w:moveFrom>
      <w:moveFromRangeEnd w:id="261"/>
      <w:del w:id="263" w:author="Reesink, K (BME)" w:date="2021-03-04T09:58:00Z">
        <w:r w:rsidR="00016680" w:rsidDel="0044011D">
          <w:rPr>
            <w:color w:val="000000" w:themeColor="text1"/>
            <w:sz w:val="24"/>
            <w:szCs w:val="24"/>
            <w:lang w:val="en-US"/>
          </w:rPr>
          <w:delText xml:space="preserve"> (same logic was also applied to study differences along longitudinal gradient, i.e. for caudal and cranial diameters)</w:delText>
        </w:r>
      </w:del>
      <w:del w:id="264" w:author="Parikh, Shaiv (BME)" w:date="2021-03-08T13:30:00Z">
        <w:r w:rsidR="00C004A2" w:rsidDel="00F306F6">
          <w:rPr>
            <w:color w:val="000000" w:themeColor="text1"/>
            <w:sz w:val="24"/>
            <w:szCs w:val="24"/>
            <w:lang w:val="en-US"/>
          </w:rPr>
          <w:delText xml:space="preserve">. </w:delText>
        </w:r>
      </w:del>
      <w:del w:id="265" w:author="Reesink, K (BME)" w:date="2021-03-04T09:59:00Z">
        <w:r w:rsidR="00C004A2" w:rsidDel="0044011D">
          <w:rPr>
            <w:color w:val="000000" w:themeColor="text1"/>
            <w:sz w:val="24"/>
            <w:szCs w:val="24"/>
            <w:lang w:val="en-US"/>
          </w:rPr>
          <w:delText xml:space="preserve">However, no significant differences in axial strains were observed between both </w:delText>
        </w:r>
        <w:r w:rsidR="00835126" w:rsidDel="0044011D">
          <w:rPr>
            <w:color w:val="000000" w:themeColor="text1"/>
            <w:sz w:val="24"/>
            <w:szCs w:val="24"/>
            <w:lang w:val="en-US"/>
          </w:rPr>
          <w:delText>lengths</w:delText>
        </w:r>
        <w:r w:rsidR="00C004A2" w:rsidDel="0044011D">
          <w:rPr>
            <w:color w:val="000000" w:themeColor="text1"/>
            <w:sz w:val="24"/>
            <w:szCs w:val="24"/>
            <w:lang w:val="en-US"/>
          </w:rPr>
          <w:delText xml:space="preserve"> for both pressure conditions (</w:delText>
        </w:r>
        <w:r w:rsidR="00C004A2" w:rsidRPr="00C004A2" w:rsidDel="0044011D">
          <w:rPr>
            <w:b/>
            <w:color w:val="000000" w:themeColor="text1"/>
            <w:sz w:val="24"/>
            <w:szCs w:val="24"/>
            <w:lang w:val="en-US"/>
          </w:rPr>
          <w:delText>Fig.2</w:delText>
        </w:r>
        <w:r w:rsidR="00C004A2" w:rsidDel="0044011D">
          <w:rPr>
            <w:color w:val="000000" w:themeColor="text1"/>
            <w:sz w:val="24"/>
            <w:szCs w:val="24"/>
            <w:lang w:val="en-US"/>
          </w:rPr>
          <w:delText>).</w:delText>
        </w:r>
      </w:del>
    </w:p>
    <w:p w14:paraId="05B44F65" w14:textId="77777777" w:rsidR="000B4BE1" w:rsidRDefault="000B4BE1">
      <w:pPr>
        <w:spacing w:line="240" w:lineRule="auto"/>
        <w:jc w:val="both"/>
        <w:rPr>
          <w:color w:val="000000" w:themeColor="text1"/>
          <w:sz w:val="24"/>
          <w:szCs w:val="24"/>
          <w:lang w:val="en-US"/>
        </w:rPr>
      </w:pPr>
    </w:p>
    <w:p w14:paraId="4EDEC7AE" w14:textId="303A159B" w:rsidR="007811C6" w:rsidRDefault="00B2031B">
      <w:pPr>
        <w:spacing w:line="240" w:lineRule="auto"/>
        <w:jc w:val="both"/>
        <w:rPr>
          <w:color w:val="000000" w:themeColor="text1"/>
          <w:sz w:val="24"/>
          <w:szCs w:val="24"/>
          <w:lang w:val="en-US"/>
        </w:rPr>
      </w:pPr>
      <w:del w:id="266" w:author="Reesink, K (BME)" w:date="2021-03-04T10:00:00Z">
        <w:r w:rsidDel="0044011D">
          <w:rPr>
            <w:color w:val="000000" w:themeColor="text1"/>
            <w:sz w:val="24"/>
            <w:szCs w:val="24"/>
            <w:lang w:val="en-US"/>
          </w:rPr>
          <w:delText>Similarly, th</w:delText>
        </w:r>
      </w:del>
      <w:del w:id="267" w:author="Reesink, K (BME)" w:date="2021-03-04T10:01:00Z">
        <w:r w:rsidDel="0044011D">
          <w:rPr>
            <w:color w:val="000000" w:themeColor="text1"/>
            <w:sz w:val="24"/>
            <w:szCs w:val="24"/>
            <w:lang w:val="en-US"/>
          </w:rPr>
          <w:delText xml:space="preserve">e mean </w:delText>
        </w:r>
      </w:del>
      <w:ins w:id="268" w:author="Reesink, K (BME)" w:date="2021-03-04T10:01:00Z">
        <w:r w:rsidR="0044011D">
          <w:rPr>
            <w:color w:val="000000" w:themeColor="text1"/>
            <w:sz w:val="24"/>
            <w:szCs w:val="24"/>
            <w:lang w:val="en-US"/>
          </w:rPr>
          <w:t>C</w:t>
        </w:r>
      </w:ins>
      <w:del w:id="269" w:author="Reesink, K (BME)" w:date="2021-03-04T10:01:00Z">
        <w:r w:rsidDel="0044011D">
          <w:rPr>
            <w:color w:val="000000" w:themeColor="text1"/>
            <w:sz w:val="24"/>
            <w:szCs w:val="24"/>
            <w:lang w:val="en-US"/>
          </w:rPr>
          <w:delText>c</w:delText>
        </w:r>
      </w:del>
      <w:r>
        <w:rPr>
          <w:color w:val="000000" w:themeColor="text1"/>
          <w:sz w:val="24"/>
          <w:szCs w:val="24"/>
          <w:lang w:val="en-US"/>
        </w:rPr>
        <w:t>ircumferential strains observed with the global approaches were of the order 7.7 – 13.8%</w:t>
      </w:r>
      <w:r w:rsidR="0039456F">
        <w:rPr>
          <w:color w:val="000000" w:themeColor="text1"/>
          <w:sz w:val="24"/>
          <w:szCs w:val="24"/>
          <w:lang w:val="en-US"/>
        </w:rPr>
        <w:t>, while we observed that the mean circumferential strains</w:t>
      </w:r>
      <w:ins w:id="270" w:author="Parikh, Shaiv (BME)" w:date="2021-03-09T16:42:00Z">
        <w:r w:rsidR="008A44CF">
          <w:rPr>
            <w:color w:val="000000" w:themeColor="text1"/>
            <w:sz w:val="24"/>
            <w:szCs w:val="24"/>
            <w:lang w:val="en-US"/>
          </w:rPr>
          <w:t xml:space="preserve"> to be of order </w:t>
        </w:r>
      </w:ins>
      <w:ins w:id="271" w:author="Parikh, Shaiv (BME)" w:date="2021-03-09T16:43:00Z">
        <w:r w:rsidR="008A44CF">
          <w:rPr>
            <w:color w:val="000000" w:themeColor="text1"/>
            <w:sz w:val="24"/>
            <w:szCs w:val="24"/>
            <w:lang w:val="en-US"/>
          </w:rPr>
          <w:t>2-3%.</w:t>
        </w:r>
      </w:ins>
      <w:r w:rsidR="0039456F">
        <w:rPr>
          <w:color w:val="000000" w:themeColor="text1"/>
          <w:sz w:val="24"/>
          <w:szCs w:val="24"/>
          <w:lang w:val="en-US"/>
        </w:rPr>
        <w:t xml:space="preserve"> </w:t>
      </w:r>
      <w:ins w:id="272" w:author="Parikh, Shaiv (BME)" w:date="2021-03-09T16:48:00Z">
        <w:r w:rsidR="008A44CF">
          <w:rPr>
            <w:color w:val="000000" w:themeColor="text1"/>
            <w:sz w:val="24"/>
            <w:szCs w:val="24"/>
            <w:lang w:val="en-US"/>
          </w:rPr>
          <w:t xml:space="preserve">The lower values of </w:t>
        </w:r>
      </w:ins>
      <w:ins w:id="273" w:author="Parikh, Shaiv (BME)" w:date="2021-03-09T16:49:00Z">
        <w:r w:rsidR="008A44CF">
          <w:rPr>
            <w:color w:val="000000" w:themeColor="text1"/>
            <w:sz w:val="24"/>
            <w:szCs w:val="24"/>
            <w:lang w:val="en-US"/>
          </w:rPr>
          <w:t xml:space="preserve">circumferential </w:t>
        </w:r>
      </w:ins>
      <w:ins w:id="274" w:author="Parikh, Shaiv (BME)" w:date="2021-03-09T16:48:00Z">
        <w:r w:rsidR="008A44CF">
          <w:rPr>
            <w:color w:val="000000" w:themeColor="text1"/>
            <w:sz w:val="24"/>
            <w:szCs w:val="24"/>
            <w:lang w:val="en-US"/>
          </w:rPr>
          <w:t xml:space="preserve">strains due to local approach </w:t>
        </w:r>
        <w:proofErr w:type="gramStart"/>
        <w:r w:rsidR="008A44CF">
          <w:rPr>
            <w:color w:val="000000" w:themeColor="text1"/>
            <w:sz w:val="24"/>
            <w:szCs w:val="24"/>
            <w:lang w:val="en-US"/>
          </w:rPr>
          <w:t>could be explained</w:t>
        </w:r>
        <w:proofErr w:type="gramEnd"/>
        <w:r w:rsidR="008A44CF">
          <w:rPr>
            <w:color w:val="000000" w:themeColor="text1"/>
            <w:sz w:val="24"/>
            <w:szCs w:val="24"/>
            <w:lang w:val="en-US"/>
          </w:rPr>
          <w:t xml:space="preserve"> by </w:t>
        </w:r>
      </w:ins>
      <w:ins w:id="275" w:author="Parikh, Shaiv (BME)" w:date="2021-03-09T16:52:00Z">
        <w:r w:rsidR="00DB0028">
          <w:rPr>
            <w:color w:val="000000" w:themeColor="text1"/>
            <w:sz w:val="24"/>
            <w:szCs w:val="24"/>
            <w:lang w:val="en-US"/>
          </w:rPr>
          <w:t xml:space="preserve">the effect of </w:t>
        </w:r>
      </w:ins>
      <w:ins w:id="276" w:author="Parikh, Shaiv (BME)" w:date="2021-03-09T16:48:00Z">
        <w:r w:rsidR="008A44CF">
          <w:rPr>
            <w:color w:val="000000" w:themeColor="text1"/>
            <w:sz w:val="24"/>
            <w:szCs w:val="24"/>
            <w:lang w:val="en-US"/>
          </w:rPr>
          <w:t xml:space="preserve">out of plane motion of aorta </w:t>
        </w:r>
      </w:ins>
      <w:ins w:id="277" w:author="Parikh, Shaiv (BME)" w:date="2021-03-09T16:49:00Z">
        <w:r w:rsidR="008A44CF">
          <w:rPr>
            <w:color w:val="000000" w:themeColor="text1"/>
            <w:sz w:val="24"/>
            <w:szCs w:val="24"/>
            <w:lang w:val="en-US"/>
          </w:rPr>
          <w:t>during the cardiac cycle</w:t>
        </w:r>
      </w:ins>
      <w:ins w:id="278" w:author="Parikh, Shaiv (BME)" w:date="2021-03-09T16:51:00Z">
        <w:r w:rsidR="008A44CF">
          <w:rPr>
            <w:color w:val="000000" w:themeColor="text1"/>
            <w:sz w:val="24"/>
            <w:szCs w:val="24"/>
            <w:lang w:val="en-US"/>
          </w:rPr>
          <w:t>, which was not considered in the present study</w:t>
        </w:r>
      </w:ins>
      <w:ins w:id="279" w:author="Parikh, Shaiv (BME)" w:date="2021-03-09T16:49:00Z">
        <w:r w:rsidR="008A44CF">
          <w:rPr>
            <w:color w:val="000000" w:themeColor="text1"/>
            <w:sz w:val="24"/>
            <w:szCs w:val="24"/>
            <w:lang w:val="en-US"/>
          </w:rPr>
          <w:t xml:space="preserve">. </w:t>
        </w:r>
      </w:ins>
      <w:ins w:id="280" w:author="Parikh, Shaiv (BME)" w:date="2021-03-09T16:50:00Z">
        <w:r w:rsidR="008A44CF">
          <w:rPr>
            <w:color w:val="000000" w:themeColor="text1"/>
            <w:sz w:val="24"/>
            <w:szCs w:val="24"/>
            <w:lang w:val="en-US"/>
          </w:rPr>
          <w:t xml:space="preserve">The effect of out plane motion on accuracy and precision of strain values </w:t>
        </w:r>
      </w:ins>
      <w:ins w:id="281" w:author="Parikh, Shaiv (BME)" w:date="2021-03-09T16:53:00Z">
        <w:r w:rsidR="00DB0028">
          <w:rPr>
            <w:color w:val="000000" w:themeColor="text1"/>
            <w:sz w:val="24"/>
            <w:szCs w:val="24"/>
            <w:lang w:val="en-US"/>
          </w:rPr>
          <w:t xml:space="preserve">requires further investigation. </w:t>
        </w:r>
      </w:ins>
      <w:del w:id="282" w:author="Parikh, Shaiv (BME)" w:date="2021-03-09T16:47:00Z">
        <w:r w:rsidR="0039456F" w:rsidDel="008A44CF">
          <w:rPr>
            <w:color w:val="000000" w:themeColor="text1"/>
            <w:sz w:val="24"/>
            <w:szCs w:val="24"/>
            <w:lang w:val="en-US"/>
          </w:rPr>
          <w:delText xml:space="preserve">along the longitudinal gradient of the ascending aorta resulted in values </w:delText>
        </w:r>
        <w:r w:rsidR="007F7510" w:rsidDel="008A44CF">
          <w:rPr>
            <w:color w:val="000000" w:themeColor="text1"/>
            <w:sz w:val="24"/>
            <w:szCs w:val="24"/>
            <w:lang w:val="en-US"/>
          </w:rPr>
          <w:delText xml:space="preserve">of the order </w:delText>
        </w:r>
        <w:r w:rsidR="0039456F" w:rsidDel="008A44CF">
          <w:rPr>
            <w:color w:val="000000" w:themeColor="text1"/>
            <w:sz w:val="24"/>
            <w:szCs w:val="24"/>
            <w:lang w:val="en-US"/>
          </w:rPr>
          <w:delText>4-5% (</w:delText>
        </w:r>
        <w:r w:rsidR="007F7510" w:rsidDel="008A44CF">
          <w:rPr>
            <w:color w:val="000000" w:themeColor="text1"/>
            <w:sz w:val="24"/>
            <w:szCs w:val="24"/>
            <w:lang w:val="en-US"/>
          </w:rPr>
          <w:delText xml:space="preserve">caudal) and 3% (cranial) for both pressure conditions. </w:delText>
        </w:r>
      </w:del>
    </w:p>
    <w:p w14:paraId="5C0D326F" w14:textId="31956A13" w:rsidR="0044011D" w:rsidDel="007B4121" w:rsidRDefault="007811C6" w:rsidP="0044011D">
      <w:pPr>
        <w:spacing w:line="240" w:lineRule="auto"/>
        <w:jc w:val="both"/>
        <w:rPr>
          <w:ins w:id="283" w:author="Reesink, K (BME)" w:date="2021-03-04T10:05:00Z"/>
          <w:del w:id="284" w:author="Parikh, Shaiv (BME)" w:date="2021-03-09T17:05:00Z"/>
          <w:i/>
          <w:sz w:val="24"/>
          <w:szCs w:val="24"/>
          <w:lang w:val="en-US"/>
        </w:rPr>
      </w:pPr>
      <w:del w:id="285" w:author="Parikh, Shaiv (BME)" w:date="2021-03-09T17:05:00Z">
        <w:r w:rsidDel="007B4121">
          <w:rPr>
            <w:sz w:val="24"/>
            <w:szCs w:val="24"/>
            <w:lang w:val="en-US"/>
          </w:rPr>
          <w:delText xml:space="preserve">The observation </w:delText>
        </w:r>
        <w:r w:rsidR="00CB18F7" w:rsidDel="007B4121">
          <w:rPr>
            <w:sz w:val="24"/>
            <w:szCs w:val="24"/>
            <w:lang w:val="en-US"/>
          </w:rPr>
          <w:delText xml:space="preserve">that the </w:delText>
        </w:r>
        <w:r w:rsidRPr="007811C6" w:rsidDel="007B4121">
          <w:rPr>
            <w:i/>
            <w:sz w:val="24"/>
            <w:szCs w:val="24"/>
            <w:lang w:val="en-US"/>
          </w:rPr>
          <w:delText>D</w:delText>
        </w:r>
        <w:r w:rsidDel="007B4121">
          <w:rPr>
            <w:sz w:val="24"/>
            <w:szCs w:val="24"/>
            <w:lang w:val="en-US"/>
          </w:rPr>
          <w:delText xml:space="preserve"> (caudal/cranial), </w:delText>
        </w:r>
        <w:r w:rsidRPr="007811C6" w:rsidDel="007B4121">
          <w:rPr>
            <w:i/>
            <w:sz w:val="24"/>
            <w:szCs w:val="24"/>
            <w:lang w:val="en-US"/>
          </w:rPr>
          <w:delText>L</w:delText>
        </w:r>
        <w:r w:rsidDel="007B4121">
          <w:rPr>
            <w:sz w:val="24"/>
            <w:szCs w:val="24"/>
            <w:lang w:val="en-US"/>
          </w:rPr>
          <w:delText xml:space="preserve"> (medial/lateral) as well as </w:delText>
        </w:r>
        <w:r w:rsidRPr="000D1817" w:rsidDel="007B4121">
          <w:rPr>
            <w:rFonts w:ascii="Calibri" w:eastAsia="Times New Roman" w:hAnsi="Calibri" w:cs="Calibri"/>
            <w:color w:val="000000"/>
            <w:lang w:val="en-US" w:eastAsia="nl-NL"/>
          </w:rPr>
          <w:delText>Δ</w:delText>
        </w:r>
        <w:r w:rsidRPr="000D1817" w:rsidDel="007B4121">
          <w:rPr>
            <w:rFonts w:ascii="Calibri" w:eastAsia="Times New Roman" w:hAnsi="Calibri" w:cs="Calibri"/>
            <w:i/>
            <w:color w:val="000000"/>
            <w:lang w:val="en-US" w:eastAsia="nl-NL"/>
          </w:rPr>
          <w:delText>D</w:delText>
        </w:r>
        <w:r w:rsidRPr="000D1817" w:rsidDel="007B4121">
          <w:rPr>
            <w:rFonts w:ascii="Calibri" w:eastAsia="Times New Roman" w:hAnsi="Calibri" w:cs="Calibri"/>
            <w:color w:val="000000"/>
            <w:lang w:val="en-US" w:eastAsia="nl-NL"/>
          </w:rPr>
          <w:delText>/</w:delText>
        </w:r>
        <w:r w:rsidRPr="000D1817" w:rsidDel="007B4121">
          <w:rPr>
            <w:rFonts w:ascii="Calibri" w:eastAsia="Times New Roman" w:hAnsi="Calibri" w:cs="Calibri"/>
            <w:i/>
            <w:color w:val="000000"/>
            <w:lang w:val="en-US" w:eastAsia="nl-NL"/>
          </w:rPr>
          <w:delText>D</w:delText>
        </w:r>
        <w:r w:rsidRPr="000D1817" w:rsidDel="007B4121">
          <w:rPr>
            <w:rFonts w:ascii="Calibri" w:eastAsia="Times New Roman" w:hAnsi="Calibri" w:cs="Calibri"/>
            <w:color w:val="000000"/>
            <w:vertAlign w:val="subscript"/>
            <w:lang w:val="en-US" w:eastAsia="nl-NL"/>
          </w:rPr>
          <w:delText>d</w:delText>
        </w:r>
        <w:r w:rsidDel="007B4121">
          <w:rPr>
            <w:rFonts w:ascii="Calibri" w:eastAsia="Times New Roman" w:hAnsi="Calibri" w:cs="Calibri"/>
            <w:b/>
            <w:color w:val="000000"/>
            <w:vertAlign w:val="subscript"/>
            <w:lang w:val="en-US" w:eastAsia="nl-NL"/>
          </w:rPr>
          <w:delText xml:space="preserve"> </w:delText>
        </w:r>
        <w:r w:rsidDel="007B4121">
          <w:rPr>
            <w:sz w:val="24"/>
            <w:szCs w:val="24"/>
            <w:lang w:val="en-US"/>
          </w:rPr>
          <w:delText xml:space="preserve">(caudal/cranial), and </w:delText>
        </w:r>
        <w:r w:rsidRPr="000D1817" w:rsidDel="007B4121">
          <w:rPr>
            <w:rFonts w:ascii="Calibri" w:eastAsia="Times New Roman" w:hAnsi="Calibri" w:cs="Calibri"/>
            <w:color w:val="000000"/>
            <w:lang w:val="en-US" w:eastAsia="nl-NL"/>
          </w:rPr>
          <w:delText>Δ</w:delText>
        </w:r>
        <w:r w:rsidRPr="000D1817" w:rsidDel="007B4121">
          <w:rPr>
            <w:rFonts w:ascii="Calibri" w:eastAsia="Times New Roman" w:hAnsi="Calibri" w:cs="Calibri"/>
            <w:i/>
            <w:color w:val="000000"/>
            <w:lang w:val="en-US" w:eastAsia="nl-NL"/>
          </w:rPr>
          <w:delText>L</w:delText>
        </w:r>
        <w:r w:rsidRPr="000D1817" w:rsidDel="007B4121">
          <w:rPr>
            <w:rFonts w:ascii="Calibri" w:eastAsia="Times New Roman" w:hAnsi="Calibri" w:cs="Calibri"/>
            <w:color w:val="000000"/>
            <w:lang w:val="en-US" w:eastAsia="nl-NL"/>
          </w:rPr>
          <w:delText>/</w:delText>
        </w:r>
        <w:r w:rsidRPr="000D1817" w:rsidDel="007B4121">
          <w:rPr>
            <w:rFonts w:ascii="Calibri" w:eastAsia="Times New Roman" w:hAnsi="Calibri" w:cs="Calibri"/>
            <w:i/>
            <w:color w:val="000000"/>
            <w:lang w:val="en-US" w:eastAsia="nl-NL"/>
          </w:rPr>
          <w:delText>L</w:delText>
        </w:r>
        <w:r w:rsidRPr="000D1817" w:rsidDel="007B4121">
          <w:rPr>
            <w:rFonts w:ascii="Calibri" w:eastAsia="Times New Roman" w:hAnsi="Calibri" w:cs="Calibri"/>
            <w:color w:val="000000"/>
            <w:vertAlign w:val="subscript"/>
            <w:lang w:val="en-US" w:eastAsia="nl-NL"/>
          </w:rPr>
          <w:delText>d</w:delText>
        </w:r>
        <w:r w:rsidDel="007B4121">
          <w:rPr>
            <w:sz w:val="24"/>
            <w:szCs w:val="24"/>
            <w:lang w:val="en-US"/>
          </w:rPr>
          <w:delText xml:space="preserve"> (medial/lateral)</w:delText>
        </w:r>
        <w:r w:rsidRPr="00BF65EE" w:rsidDel="007B4121">
          <w:rPr>
            <w:sz w:val="24"/>
            <w:szCs w:val="24"/>
            <w:lang w:val="en-US"/>
          </w:rPr>
          <w:delText xml:space="preserve"> were </w:delText>
        </w:r>
        <w:r w:rsidRPr="0044011D" w:rsidDel="007B4121">
          <w:rPr>
            <w:sz w:val="24"/>
            <w:szCs w:val="24"/>
            <w:highlight w:val="yellow"/>
            <w:lang w:val="en-US"/>
            <w:rPrChange w:id="286" w:author="Reesink, K (BME)" w:date="2021-03-04T10:06:00Z">
              <w:rPr>
                <w:sz w:val="24"/>
                <w:szCs w:val="24"/>
                <w:lang w:val="en-US"/>
              </w:rPr>
            </w:rPrChange>
          </w:rPr>
          <w:delText>not significantly different for</w:delText>
        </w:r>
        <w:r w:rsidRPr="00BF65EE" w:rsidDel="007B4121">
          <w:rPr>
            <w:sz w:val="24"/>
            <w:szCs w:val="24"/>
            <w:lang w:val="en-US"/>
          </w:rPr>
          <w:delText xml:space="preserve"> both pressure conditions,</w:delText>
        </w:r>
        <w:r w:rsidR="00CB18F7" w:rsidDel="007B4121">
          <w:rPr>
            <w:sz w:val="24"/>
            <w:szCs w:val="24"/>
            <w:lang w:val="en-US"/>
          </w:rPr>
          <w:delText xml:space="preserve"> maybe because </w:delText>
        </w:r>
        <w:r w:rsidDel="007B4121">
          <w:rPr>
            <w:sz w:val="24"/>
            <w:szCs w:val="24"/>
            <w:lang w:val="en-US"/>
          </w:rPr>
          <w:delText>the means of the diastolic blood pressures between both conditions differed by less than 10 mmHg</w:delText>
        </w:r>
      </w:del>
      <w:ins w:id="287" w:author="Reesink, K (BME)" w:date="2021-03-04T10:05:00Z">
        <w:del w:id="288" w:author="Parikh, Shaiv (BME)" w:date="2021-03-09T17:05:00Z">
          <w:r w:rsidR="0044011D" w:rsidDel="007B4121">
            <w:rPr>
              <w:sz w:val="24"/>
              <w:szCs w:val="24"/>
              <w:lang w:val="en-US"/>
            </w:rPr>
            <w:delText xml:space="preserve">. </w:delText>
          </w:r>
          <w:r w:rsidR="0044011D" w:rsidRPr="00BF65EE" w:rsidDel="007B4121">
            <w:rPr>
              <w:sz w:val="24"/>
              <w:szCs w:val="24"/>
              <w:lang w:val="en-US"/>
            </w:rPr>
            <w:delText>the fact that the patients may have stiffer aortas, either due to aneurysm or age induced stiffening, could result</w:delText>
          </w:r>
          <w:r w:rsidR="0044011D" w:rsidDel="007B4121">
            <w:rPr>
              <w:sz w:val="24"/>
              <w:szCs w:val="24"/>
              <w:lang w:val="en-US"/>
            </w:rPr>
            <w:delText xml:space="preserve"> in lower changes in diastolic diameters and axial diastolic lengths with change in pressure </w:delText>
          </w:r>
          <w:commentRangeStart w:id="289"/>
          <w:r w:rsidR="0044011D" w:rsidDel="007B4121">
            <w:rPr>
              <w:sz w:val="24"/>
              <w:szCs w:val="24"/>
              <w:lang w:val="en-US"/>
            </w:rPr>
            <w:delText>conditions</w:delText>
          </w:r>
          <w:commentRangeEnd w:id="289"/>
          <w:r w:rsidR="0044011D" w:rsidDel="007B4121">
            <w:rPr>
              <w:rStyle w:val="CommentReference"/>
            </w:rPr>
            <w:commentReference w:id="289"/>
          </w:r>
          <w:r w:rsidR="0044011D" w:rsidDel="007B4121">
            <w:rPr>
              <w:sz w:val="24"/>
              <w:szCs w:val="24"/>
              <w:lang w:val="en-US"/>
            </w:rPr>
            <w:delText>.</w:delText>
          </w:r>
        </w:del>
      </w:ins>
    </w:p>
    <w:p w14:paraId="1DFB7C6B" w14:textId="7FEE9C1E" w:rsidR="007B4121" w:rsidRDefault="007811C6">
      <w:pPr>
        <w:spacing w:line="240" w:lineRule="auto"/>
        <w:jc w:val="both"/>
        <w:rPr>
          <w:ins w:id="290" w:author="Parikh, Shaiv (BME)" w:date="2021-03-09T17:05:00Z"/>
          <w:sz w:val="24"/>
          <w:szCs w:val="24"/>
          <w:lang w:val="en-US"/>
        </w:rPr>
      </w:pPr>
      <w:commentRangeStart w:id="291"/>
      <w:del w:id="292" w:author="Parikh, Shaiv (BME)" w:date="2021-03-09T17:05:00Z">
        <w:r w:rsidDel="007B4121">
          <w:rPr>
            <w:sz w:val="24"/>
            <w:szCs w:val="24"/>
            <w:lang w:val="en-US"/>
          </w:rPr>
          <w:delText xml:space="preserve">.  </w:delText>
        </w:r>
        <w:r w:rsidRPr="00BF65EE" w:rsidDel="007B4121">
          <w:rPr>
            <w:sz w:val="24"/>
            <w:szCs w:val="24"/>
            <w:lang w:val="en-US"/>
          </w:rPr>
          <w:delText xml:space="preserve">This </w:delText>
        </w:r>
        <w:r w:rsidR="00CB18F7" w:rsidDel="007B4121">
          <w:rPr>
            <w:sz w:val="24"/>
            <w:szCs w:val="24"/>
            <w:lang w:val="en-US"/>
          </w:rPr>
          <w:delText>corroborates the finding from previous study that</w:delText>
        </w:r>
        <w:r w:rsidRPr="00BF65EE" w:rsidDel="007B4121">
          <w:rPr>
            <w:sz w:val="24"/>
            <w:szCs w:val="24"/>
            <w:lang w:val="en-US"/>
          </w:rPr>
          <w:delText xml:space="preserve"> very small changes in aortic diameter are observed for 50 mmHg pressure diffe</w:delText>
        </w:r>
        <w:r w:rsidDel="007B4121">
          <w:rPr>
            <w:sz w:val="24"/>
            <w:szCs w:val="24"/>
            <w:lang w:val="en-US"/>
          </w:rPr>
          <w:delText>rences [14</w:delText>
        </w:r>
        <w:r w:rsidRPr="00BF65EE" w:rsidDel="007B4121">
          <w:rPr>
            <w:sz w:val="24"/>
            <w:szCs w:val="24"/>
            <w:lang w:val="en-US"/>
          </w:rPr>
          <w:delText xml:space="preserve">]. </w:delText>
        </w:r>
        <w:commentRangeEnd w:id="291"/>
        <w:r w:rsidR="0044011D" w:rsidDel="007B4121">
          <w:rPr>
            <w:rStyle w:val="CommentReference"/>
          </w:rPr>
          <w:commentReference w:id="291"/>
        </w:r>
      </w:del>
    </w:p>
    <w:p w14:paraId="7FE83896" w14:textId="4B883F19" w:rsidR="007B4121" w:rsidRDefault="007B4121">
      <w:pPr>
        <w:spacing w:line="240" w:lineRule="auto"/>
        <w:jc w:val="both"/>
        <w:rPr>
          <w:ins w:id="293" w:author="Parikh, Shaiv (BME)" w:date="2021-03-09T17:05:00Z"/>
          <w:sz w:val="24"/>
          <w:szCs w:val="24"/>
          <w:lang w:val="en-US"/>
        </w:rPr>
      </w:pPr>
    </w:p>
    <w:p w14:paraId="44E98F8D" w14:textId="77777777" w:rsidR="007B4121" w:rsidRDefault="007B4121">
      <w:pPr>
        <w:spacing w:line="240" w:lineRule="auto"/>
        <w:jc w:val="both"/>
        <w:rPr>
          <w:ins w:id="294" w:author="Parikh, Shaiv (BME)" w:date="2021-03-09T17:05:00Z"/>
          <w:sz w:val="24"/>
          <w:szCs w:val="24"/>
          <w:lang w:val="en-US"/>
        </w:rPr>
      </w:pPr>
    </w:p>
    <w:p w14:paraId="75F61E6C" w14:textId="77777777" w:rsidR="007B4121" w:rsidRDefault="007B4121">
      <w:pPr>
        <w:spacing w:line="240" w:lineRule="auto"/>
        <w:jc w:val="both"/>
        <w:rPr>
          <w:ins w:id="295" w:author="Parikh, Shaiv (BME)" w:date="2021-03-09T17:05:00Z"/>
          <w:sz w:val="24"/>
          <w:szCs w:val="24"/>
          <w:lang w:val="en-US"/>
        </w:rPr>
      </w:pPr>
    </w:p>
    <w:p w14:paraId="6E027470" w14:textId="66235EBB" w:rsidR="007811C6" w:rsidRDefault="007B4121">
      <w:pPr>
        <w:spacing w:line="240" w:lineRule="auto"/>
        <w:jc w:val="both"/>
        <w:rPr>
          <w:i/>
          <w:sz w:val="24"/>
          <w:szCs w:val="24"/>
          <w:lang w:val="en-US"/>
        </w:rPr>
      </w:pPr>
      <w:ins w:id="296" w:author="Parikh, Shaiv (BME)" w:date="2021-03-09T17:05:00Z">
        <w:r w:rsidRPr="00BF65EE" w:rsidDel="007B4121">
          <w:rPr>
            <w:sz w:val="24"/>
            <w:szCs w:val="24"/>
            <w:lang w:val="en-US"/>
          </w:rPr>
          <w:t xml:space="preserve"> </w:t>
        </w:r>
      </w:ins>
      <w:del w:id="297" w:author="Parikh, Shaiv (BME)" w:date="2021-03-09T17:05:00Z">
        <w:r w:rsidR="007811C6" w:rsidRPr="00BF65EE" w:rsidDel="007B4121">
          <w:rPr>
            <w:sz w:val="24"/>
            <w:szCs w:val="24"/>
            <w:lang w:val="en-US"/>
          </w:rPr>
          <w:delText>Also, the fact that the patients may have stiffer aortas, either due to aneurysm or age induced stiffening, could result</w:delText>
        </w:r>
        <w:r w:rsidR="007811C6" w:rsidDel="007B4121">
          <w:rPr>
            <w:sz w:val="24"/>
            <w:szCs w:val="24"/>
            <w:lang w:val="en-US"/>
          </w:rPr>
          <w:delText xml:space="preserve"> in lower changes in diastolic diameters and axial diastolic lengths with change in pressure conditions.</w:delText>
        </w:r>
      </w:del>
    </w:p>
    <w:p w14:paraId="452E20F0" w14:textId="6D6D39B6" w:rsidR="00D37294" w:rsidRDefault="00D37294">
      <w:pPr>
        <w:spacing w:line="240" w:lineRule="auto"/>
        <w:jc w:val="both"/>
        <w:rPr>
          <w:i/>
          <w:sz w:val="24"/>
          <w:szCs w:val="24"/>
          <w:lang w:val="en-US"/>
        </w:rPr>
      </w:pPr>
      <w:r w:rsidRPr="00D103DE">
        <w:rPr>
          <w:i/>
          <w:sz w:val="24"/>
          <w:szCs w:val="24"/>
          <w:lang w:val="en-US"/>
        </w:rPr>
        <w:lastRenderedPageBreak/>
        <w:t>Limitations</w:t>
      </w:r>
      <w:r w:rsidR="003B722E">
        <w:rPr>
          <w:i/>
          <w:sz w:val="24"/>
          <w:szCs w:val="24"/>
          <w:lang w:val="en-US"/>
        </w:rPr>
        <w:t xml:space="preserve">/practical </w:t>
      </w:r>
      <w:r w:rsidR="00E93971">
        <w:rPr>
          <w:i/>
          <w:sz w:val="24"/>
          <w:szCs w:val="24"/>
          <w:lang w:val="en-US"/>
        </w:rPr>
        <w:t>(</w:t>
      </w:r>
      <w:r w:rsidR="003B722E">
        <w:rPr>
          <w:i/>
          <w:sz w:val="24"/>
          <w:szCs w:val="24"/>
          <w:lang w:val="en-US"/>
        </w:rPr>
        <w:t>challenges</w:t>
      </w:r>
      <w:r w:rsidR="00E93971">
        <w:rPr>
          <w:i/>
          <w:sz w:val="24"/>
          <w:szCs w:val="24"/>
          <w:lang w:val="en-US"/>
        </w:rPr>
        <w:t>/considerations)</w:t>
      </w:r>
    </w:p>
    <w:p w14:paraId="2CB6CE8B" w14:textId="488661CB" w:rsidR="00BD6BC5" w:rsidRDefault="008755FB" w:rsidP="00BD6BC5">
      <w:pPr>
        <w:spacing w:line="240" w:lineRule="auto"/>
        <w:jc w:val="both"/>
        <w:rPr>
          <w:sz w:val="24"/>
          <w:szCs w:val="24"/>
          <w:lang w:val="en-US"/>
        </w:rPr>
      </w:pPr>
      <w:r>
        <w:rPr>
          <w:sz w:val="24"/>
          <w:szCs w:val="24"/>
          <w:lang w:val="en-US"/>
        </w:rPr>
        <w:t>Given the novelty of this study, we encountered some practical limitations</w:t>
      </w:r>
      <w:r w:rsidR="006215EB">
        <w:rPr>
          <w:sz w:val="24"/>
          <w:szCs w:val="24"/>
          <w:lang w:val="en-US"/>
        </w:rPr>
        <w:t>.</w:t>
      </w:r>
      <w:r w:rsidR="00016680" w:rsidRPr="00016680">
        <w:rPr>
          <w:sz w:val="24"/>
          <w:szCs w:val="24"/>
          <w:lang w:val="en-US"/>
        </w:rPr>
        <w:t xml:space="preserve"> </w:t>
      </w:r>
      <w:r w:rsidR="00883509">
        <w:rPr>
          <w:sz w:val="24"/>
          <w:szCs w:val="24"/>
          <w:lang w:val="en-US"/>
        </w:rPr>
        <w:t xml:space="preserve">Major factors influencing the CV </w:t>
      </w:r>
      <w:r w:rsidR="006061EF">
        <w:rPr>
          <w:sz w:val="24"/>
          <w:szCs w:val="24"/>
          <w:lang w:val="en-US"/>
        </w:rPr>
        <w:t xml:space="preserve">are - myriad of image intensities </w:t>
      </w:r>
      <w:r w:rsidR="007108E5">
        <w:rPr>
          <w:sz w:val="24"/>
          <w:szCs w:val="24"/>
          <w:lang w:val="en-US"/>
        </w:rPr>
        <w:t xml:space="preserve">present in the video resulting from </w:t>
      </w:r>
      <w:r w:rsidR="006061EF">
        <w:rPr>
          <w:sz w:val="24"/>
          <w:szCs w:val="24"/>
          <w:lang w:val="en-US"/>
        </w:rPr>
        <w:t>real operating conditions, and manual selection of the sub images for normalized cross-correlation process.</w:t>
      </w:r>
      <w:r w:rsidR="007108E5">
        <w:rPr>
          <w:sz w:val="24"/>
          <w:szCs w:val="24"/>
          <w:lang w:val="en-US"/>
        </w:rPr>
        <w:t xml:space="preserve"> Manual selection of sub images would result in variation in pixel intensities of selected regions each time, thereby affecting the correlation matrix and hence the position of the markers, giving rise to measurement noise.</w:t>
      </w:r>
      <w:r w:rsidR="00BD6BC5">
        <w:rPr>
          <w:sz w:val="24"/>
          <w:szCs w:val="24"/>
          <w:lang w:val="en-US"/>
        </w:rPr>
        <w:t xml:space="preserve"> </w:t>
      </w:r>
      <w:r w:rsidR="005D1F97">
        <w:rPr>
          <w:sz w:val="24"/>
          <w:szCs w:val="24"/>
          <w:lang w:val="en-US"/>
        </w:rPr>
        <w:t xml:space="preserve">Nonetheless, the precision of the method attributed to CV values of maximum 12% for all the strain measurements except </w:t>
      </w:r>
      <w:r w:rsidR="005D1F97" w:rsidRPr="000D1817">
        <w:rPr>
          <w:rFonts w:ascii="Calibri" w:eastAsia="Times New Roman" w:hAnsi="Calibri" w:cs="Calibri"/>
          <w:color w:val="000000"/>
          <w:lang w:val="en-US" w:eastAsia="nl-NL"/>
        </w:rPr>
        <w:t>Δ</w:t>
      </w:r>
      <w:r w:rsidR="005D1F97" w:rsidRPr="000D1817">
        <w:rPr>
          <w:rFonts w:ascii="Calibri" w:eastAsia="Times New Roman" w:hAnsi="Calibri" w:cs="Calibri"/>
          <w:i/>
          <w:color w:val="000000"/>
          <w:lang w:val="en-US" w:eastAsia="nl-NL"/>
        </w:rPr>
        <w:t>D</w:t>
      </w:r>
      <w:r w:rsidR="005D1F97" w:rsidRPr="000D1817">
        <w:rPr>
          <w:rFonts w:ascii="Calibri" w:eastAsia="Times New Roman" w:hAnsi="Calibri" w:cs="Calibri"/>
          <w:color w:val="000000"/>
          <w:lang w:val="en-US" w:eastAsia="nl-NL"/>
        </w:rPr>
        <w:t>/</w:t>
      </w:r>
      <w:proofErr w:type="spellStart"/>
      <w:r w:rsidR="005D1F97" w:rsidRPr="000D1817">
        <w:rPr>
          <w:rFonts w:ascii="Calibri" w:eastAsia="Times New Roman" w:hAnsi="Calibri" w:cs="Calibri"/>
          <w:i/>
          <w:color w:val="000000"/>
          <w:lang w:val="en-US" w:eastAsia="nl-NL"/>
        </w:rPr>
        <w:t>D</w:t>
      </w:r>
      <w:r w:rsidR="005D1F97" w:rsidRPr="000D1817">
        <w:rPr>
          <w:rFonts w:ascii="Calibri" w:eastAsia="Times New Roman" w:hAnsi="Calibri" w:cs="Calibri"/>
          <w:color w:val="000000"/>
          <w:vertAlign w:val="subscript"/>
          <w:lang w:val="en-US" w:eastAsia="nl-NL"/>
        </w:rPr>
        <w:t>d</w:t>
      </w:r>
      <w:proofErr w:type="spellEnd"/>
      <w:r w:rsidR="005D1F97">
        <w:rPr>
          <w:rFonts w:ascii="Calibri" w:eastAsia="Times New Roman" w:hAnsi="Calibri" w:cs="Calibri"/>
          <w:b/>
          <w:color w:val="000000"/>
          <w:vertAlign w:val="subscript"/>
          <w:lang w:val="en-US" w:eastAsia="nl-NL"/>
        </w:rPr>
        <w:t xml:space="preserve"> </w:t>
      </w:r>
      <w:r w:rsidR="005D1F97">
        <w:rPr>
          <w:sz w:val="24"/>
          <w:szCs w:val="24"/>
          <w:lang w:val="en-US"/>
        </w:rPr>
        <w:t xml:space="preserve">(cranial), and </w:t>
      </w:r>
      <w:r w:rsidR="005D1F97" w:rsidRPr="000D1817">
        <w:rPr>
          <w:rFonts w:ascii="Calibri" w:eastAsia="Times New Roman" w:hAnsi="Calibri" w:cs="Calibri"/>
          <w:color w:val="000000"/>
          <w:lang w:val="en-US" w:eastAsia="nl-NL"/>
        </w:rPr>
        <w:t>Δ</w:t>
      </w:r>
      <w:r w:rsidR="005D1F97" w:rsidRPr="000D1817">
        <w:rPr>
          <w:rFonts w:ascii="Calibri" w:eastAsia="Times New Roman" w:hAnsi="Calibri" w:cs="Calibri"/>
          <w:i/>
          <w:color w:val="000000"/>
          <w:lang w:val="en-US" w:eastAsia="nl-NL"/>
        </w:rPr>
        <w:t>L</w:t>
      </w:r>
      <w:r w:rsidR="005D1F97" w:rsidRPr="000D1817">
        <w:rPr>
          <w:rFonts w:ascii="Calibri" w:eastAsia="Times New Roman" w:hAnsi="Calibri" w:cs="Calibri"/>
          <w:color w:val="000000"/>
          <w:lang w:val="en-US" w:eastAsia="nl-NL"/>
        </w:rPr>
        <w:t>/</w:t>
      </w:r>
      <w:proofErr w:type="spellStart"/>
      <w:r w:rsidR="005D1F97" w:rsidRPr="000D1817">
        <w:rPr>
          <w:rFonts w:ascii="Calibri" w:eastAsia="Times New Roman" w:hAnsi="Calibri" w:cs="Calibri"/>
          <w:i/>
          <w:color w:val="000000"/>
          <w:lang w:val="en-US" w:eastAsia="nl-NL"/>
        </w:rPr>
        <w:t>L</w:t>
      </w:r>
      <w:r w:rsidR="005D1F97" w:rsidRPr="000D1817">
        <w:rPr>
          <w:rFonts w:ascii="Calibri" w:eastAsia="Times New Roman" w:hAnsi="Calibri" w:cs="Calibri"/>
          <w:color w:val="000000"/>
          <w:vertAlign w:val="subscript"/>
          <w:lang w:val="en-US" w:eastAsia="nl-NL"/>
        </w:rPr>
        <w:t>d</w:t>
      </w:r>
      <w:proofErr w:type="spellEnd"/>
      <w:r w:rsidR="005D1F97">
        <w:rPr>
          <w:sz w:val="24"/>
          <w:szCs w:val="24"/>
          <w:lang w:val="en-US"/>
        </w:rPr>
        <w:t xml:space="preserve"> (lateral) with CV = 19% of mean value, affirms its suitability as a biaxial strain measurement technique. It is expected that improved image processing techniques may reduce the measurement uncertainty.</w:t>
      </w:r>
    </w:p>
    <w:p w14:paraId="4026FF84" w14:textId="2480D5F3" w:rsidR="005D1F97" w:rsidRDefault="00716CF7" w:rsidP="00716CF7">
      <w:pPr>
        <w:spacing w:line="240" w:lineRule="auto"/>
        <w:jc w:val="both"/>
        <w:rPr>
          <w:sz w:val="24"/>
          <w:szCs w:val="24"/>
          <w:lang w:val="en-US"/>
        </w:rPr>
      </w:pPr>
      <w:r>
        <w:rPr>
          <w:sz w:val="24"/>
          <w:szCs w:val="24"/>
          <w:lang w:val="en-US"/>
        </w:rPr>
        <w:t xml:space="preserve">Another limitation of this intra-operative method is the placement of ruler for calibration. Due to non-uniform surface present in the open thorax where the region of interest was located, parallel placement of the ruler to imaging plane was not possible. For accurate measurements of the absolute values of </w:t>
      </w:r>
      <w:r w:rsidRPr="004B1483">
        <w:rPr>
          <w:i/>
          <w:sz w:val="24"/>
          <w:szCs w:val="24"/>
          <w:lang w:val="en-US"/>
        </w:rPr>
        <w:t>D</w:t>
      </w:r>
      <w:r>
        <w:rPr>
          <w:sz w:val="24"/>
          <w:szCs w:val="24"/>
          <w:lang w:val="en-US"/>
        </w:rPr>
        <w:t xml:space="preserve"> and </w:t>
      </w:r>
      <w:r w:rsidRPr="004B1483">
        <w:rPr>
          <w:i/>
          <w:sz w:val="24"/>
          <w:szCs w:val="24"/>
          <w:lang w:val="en-US"/>
        </w:rPr>
        <w:t>L</w:t>
      </w:r>
      <w:r>
        <w:rPr>
          <w:sz w:val="24"/>
          <w:szCs w:val="24"/>
          <w:lang w:val="en-US"/>
        </w:rPr>
        <w:t xml:space="preserve">, the ruler has to be parallel to the imaging plane and at the same level as the markers. Going by the same logic, for out of (imaging) plane motion of the aorta, the ruler is no longer at the same level as that of markers at all times and hence, causes inaccuracies in strain measurements. </w:t>
      </w:r>
      <w:bookmarkStart w:id="298" w:name="_GoBack"/>
      <w:bookmarkEnd w:id="298"/>
      <w:del w:id="299" w:author="Parikh, Shaiv (BME)" w:date="2021-03-12T15:42:00Z">
        <w:r w:rsidDel="000E7E1B">
          <w:rPr>
            <w:sz w:val="24"/>
            <w:szCs w:val="24"/>
            <w:lang w:val="en-US"/>
          </w:rPr>
          <w:delText>Further investigation for strain inaccuracies due to out of plane motion is required.</w:delText>
        </w:r>
      </w:del>
    </w:p>
    <w:p w14:paraId="63C420A2" w14:textId="10C89852" w:rsidR="00A5715F" w:rsidRDefault="00A5715F" w:rsidP="00716CF7">
      <w:pPr>
        <w:spacing w:line="240" w:lineRule="auto"/>
        <w:jc w:val="both"/>
        <w:rPr>
          <w:i/>
          <w:sz w:val="24"/>
          <w:szCs w:val="24"/>
          <w:lang w:val="en-US"/>
        </w:rPr>
      </w:pPr>
      <w:r w:rsidRPr="00A5715F">
        <w:rPr>
          <w:i/>
          <w:sz w:val="24"/>
          <w:szCs w:val="24"/>
          <w:lang w:val="en-US"/>
        </w:rPr>
        <w:t>Future scope</w:t>
      </w:r>
    </w:p>
    <w:p w14:paraId="51D5E74C" w14:textId="5563CE82" w:rsidR="00A5715F" w:rsidRDefault="00E91CDC" w:rsidP="00E93971">
      <w:pPr>
        <w:spacing w:line="240" w:lineRule="auto"/>
        <w:jc w:val="both"/>
        <w:rPr>
          <w:sz w:val="24"/>
          <w:szCs w:val="24"/>
          <w:lang w:val="en-US"/>
        </w:rPr>
      </w:pPr>
      <w:r>
        <w:rPr>
          <w:color w:val="000000" w:themeColor="text1"/>
          <w:sz w:val="24"/>
          <w:szCs w:val="24"/>
          <w:lang w:val="en-US"/>
        </w:rPr>
        <w:t>P</w:t>
      </w:r>
      <w:r w:rsidRPr="00D103DE">
        <w:rPr>
          <w:color w:val="000000" w:themeColor="text1"/>
          <w:sz w:val="24"/>
          <w:szCs w:val="24"/>
          <w:lang w:val="en-US"/>
        </w:rPr>
        <w:t>recise quantifica</w:t>
      </w:r>
      <w:r>
        <w:rPr>
          <w:color w:val="000000" w:themeColor="text1"/>
          <w:sz w:val="24"/>
          <w:szCs w:val="24"/>
          <w:lang w:val="en-US"/>
        </w:rPr>
        <w:t>tion of biaxial deformations</w:t>
      </w:r>
      <w:r w:rsidRPr="00D103DE">
        <w:rPr>
          <w:color w:val="000000" w:themeColor="text1"/>
          <w:sz w:val="24"/>
          <w:szCs w:val="24"/>
          <w:lang w:val="en-US"/>
        </w:rPr>
        <w:t xml:space="preserve"> </w:t>
      </w:r>
      <w:r>
        <w:rPr>
          <w:color w:val="000000" w:themeColor="text1"/>
          <w:sz w:val="24"/>
          <w:szCs w:val="24"/>
          <w:lang w:val="en-US"/>
        </w:rPr>
        <w:t xml:space="preserve">from the videos </w:t>
      </w:r>
      <w:r>
        <w:rPr>
          <w:sz w:val="24"/>
          <w:szCs w:val="24"/>
          <w:lang w:val="en-US"/>
        </w:rPr>
        <w:t xml:space="preserve">may facilitate in </w:t>
      </w:r>
      <w:r w:rsidR="00E7113B">
        <w:rPr>
          <w:sz w:val="24"/>
          <w:szCs w:val="24"/>
          <w:lang w:val="en-US"/>
        </w:rPr>
        <w:t>fitting</w:t>
      </w:r>
      <w:r w:rsidR="00E7113B" w:rsidRPr="00E7113B">
        <w:rPr>
          <w:lang w:val="en-US"/>
        </w:rPr>
        <w:t xml:space="preserve"> </w:t>
      </w:r>
      <w:r w:rsidR="00E7113B">
        <w:rPr>
          <w:sz w:val="24"/>
          <w:szCs w:val="24"/>
          <w:lang w:val="en-US"/>
        </w:rPr>
        <w:t>constitutive models describing the interactions of the constituents of the artery. Biaxial deformations p</w:t>
      </w:r>
      <w:r w:rsidR="009D79C9">
        <w:rPr>
          <w:sz w:val="24"/>
          <w:szCs w:val="24"/>
          <w:lang w:val="en-US"/>
        </w:rPr>
        <w:t xml:space="preserve">rovide completeness in terms </w:t>
      </w:r>
      <w:r w:rsidR="00E7113B">
        <w:rPr>
          <w:sz w:val="24"/>
          <w:szCs w:val="24"/>
          <w:lang w:val="en-US"/>
        </w:rPr>
        <w:t>of data required to fit these mathematical models as opposed to deformations in circumferential direction only as in most cases [13]. Mapping of marker displacements from the videos onto finite element models using inverse analysis may also be utilized to determine material parameters of the ascending aorta.</w:t>
      </w:r>
    </w:p>
    <w:p w14:paraId="198ABB21" w14:textId="77777777" w:rsidR="00A5715F" w:rsidRDefault="00A5715F" w:rsidP="00E93971">
      <w:pPr>
        <w:spacing w:line="240" w:lineRule="auto"/>
        <w:jc w:val="both"/>
        <w:rPr>
          <w:sz w:val="24"/>
          <w:szCs w:val="24"/>
          <w:lang w:val="en-US"/>
        </w:rPr>
      </w:pPr>
    </w:p>
    <w:p w14:paraId="038A1620" w14:textId="77777777" w:rsidR="00A5715F" w:rsidRDefault="00A5715F" w:rsidP="00E93971">
      <w:pPr>
        <w:spacing w:line="240" w:lineRule="auto"/>
        <w:jc w:val="both"/>
        <w:rPr>
          <w:sz w:val="24"/>
          <w:szCs w:val="24"/>
          <w:lang w:val="en-US"/>
        </w:rPr>
      </w:pPr>
    </w:p>
    <w:p w14:paraId="563116F3" w14:textId="77777777" w:rsidR="00A5715F" w:rsidRDefault="00A5715F" w:rsidP="00E93971">
      <w:pPr>
        <w:spacing w:line="240" w:lineRule="auto"/>
        <w:jc w:val="both"/>
        <w:rPr>
          <w:sz w:val="24"/>
          <w:szCs w:val="24"/>
          <w:lang w:val="en-US"/>
        </w:rPr>
      </w:pPr>
    </w:p>
    <w:p w14:paraId="05FFBB56" w14:textId="77777777" w:rsidR="00A5715F" w:rsidRDefault="00A5715F" w:rsidP="00E93971">
      <w:pPr>
        <w:spacing w:line="240" w:lineRule="auto"/>
        <w:jc w:val="both"/>
        <w:rPr>
          <w:sz w:val="24"/>
          <w:szCs w:val="24"/>
          <w:lang w:val="en-US"/>
        </w:rPr>
      </w:pPr>
    </w:p>
    <w:p w14:paraId="68680536" w14:textId="77777777" w:rsidR="00A5715F" w:rsidRDefault="00A5715F" w:rsidP="00E93971">
      <w:pPr>
        <w:spacing w:line="240" w:lineRule="auto"/>
        <w:jc w:val="both"/>
        <w:rPr>
          <w:sz w:val="24"/>
          <w:szCs w:val="24"/>
          <w:lang w:val="en-US"/>
        </w:rPr>
      </w:pPr>
    </w:p>
    <w:p w14:paraId="3715BC65" w14:textId="77777777" w:rsidR="00A5715F" w:rsidRDefault="00A5715F" w:rsidP="00E93971">
      <w:pPr>
        <w:spacing w:line="240" w:lineRule="auto"/>
        <w:jc w:val="both"/>
        <w:rPr>
          <w:sz w:val="24"/>
          <w:szCs w:val="24"/>
          <w:lang w:val="en-US"/>
        </w:rPr>
      </w:pPr>
    </w:p>
    <w:p w14:paraId="0A6AB3BD" w14:textId="77777777" w:rsidR="00A5715F" w:rsidRDefault="00A5715F" w:rsidP="00E93971">
      <w:pPr>
        <w:spacing w:line="240" w:lineRule="auto"/>
        <w:jc w:val="both"/>
        <w:rPr>
          <w:sz w:val="24"/>
          <w:szCs w:val="24"/>
          <w:lang w:val="en-US"/>
        </w:rPr>
      </w:pPr>
    </w:p>
    <w:p w14:paraId="4B9670AA" w14:textId="77777777" w:rsidR="00A5715F" w:rsidRDefault="00A5715F" w:rsidP="00E93971">
      <w:pPr>
        <w:spacing w:line="240" w:lineRule="auto"/>
        <w:jc w:val="both"/>
        <w:rPr>
          <w:sz w:val="24"/>
          <w:szCs w:val="24"/>
          <w:lang w:val="en-US"/>
        </w:rPr>
      </w:pPr>
    </w:p>
    <w:p w14:paraId="2139F8BD" w14:textId="77777777" w:rsidR="00A5715F" w:rsidRDefault="00A5715F" w:rsidP="00E93971">
      <w:pPr>
        <w:spacing w:line="240" w:lineRule="auto"/>
        <w:jc w:val="both"/>
        <w:rPr>
          <w:sz w:val="24"/>
          <w:szCs w:val="24"/>
          <w:lang w:val="en-US"/>
        </w:rPr>
      </w:pPr>
    </w:p>
    <w:p w14:paraId="26B2BE62" w14:textId="77777777" w:rsidR="00A5715F" w:rsidRDefault="00A5715F" w:rsidP="00E93971">
      <w:pPr>
        <w:spacing w:line="240" w:lineRule="auto"/>
        <w:jc w:val="both"/>
        <w:rPr>
          <w:sz w:val="24"/>
          <w:szCs w:val="24"/>
          <w:lang w:val="en-US"/>
        </w:rPr>
      </w:pPr>
    </w:p>
    <w:p w14:paraId="2EF313F7" w14:textId="3D1F13F1" w:rsidR="00FF1F4F" w:rsidRDefault="00FF1F4F" w:rsidP="003B722E">
      <w:pPr>
        <w:spacing w:line="240" w:lineRule="auto"/>
        <w:jc w:val="both"/>
        <w:rPr>
          <w:sz w:val="24"/>
          <w:szCs w:val="24"/>
          <w:lang w:val="en-US"/>
        </w:rPr>
      </w:pPr>
    </w:p>
    <w:p w14:paraId="3DC8A1C8" w14:textId="531DA9B2" w:rsidR="00355A62" w:rsidDel="00E15A84" w:rsidRDefault="00355A62" w:rsidP="006E6647">
      <w:pPr>
        <w:rPr>
          <w:del w:id="300" w:author="Parikh, Shaiv (BME)" w:date="2021-03-12T12:37:00Z"/>
          <w:b/>
          <w:sz w:val="28"/>
          <w:szCs w:val="28"/>
          <w:lang w:val="en-US"/>
        </w:rPr>
      </w:pPr>
    </w:p>
    <w:p w14:paraId="340400EF" w14:textId="77777777" w:rsidR="00E15A84" w:rsidRDefault="00E15A84" w:rsidP="00FF1F4F">
      <w:pPr>
        <w:spacing w:line="240" w:lineRule="auto"/>
        <w:jc w:val="both"/>
        <w:rPr>
          <w:ins w:id="301" w:author="Parikh, Shaiv (BME)" w:date="2021-03-12T12:37:00Z"/>
          <w:color w:val="FF0000"/>
          <w:sz w:val="24"/>
          <w:szCs w:val="24"/>
          <w:lang w:val="en-US"/>
        </w:rPr>
      </w:pPr>
    </w:p>
    <w:p w14:paraId="6338E79D" w14:textId="725386BB" w:rsidR="00355A62" w:rsidDel="00E15A84" w:rsidRDefault="00355A62" w:rsidP="00FF1F4F">
      <w:pPr>
        <w:spacing w:line="240" w:lineRule="auto"/>
        <w:jc w:val="both"/>
        <w:rPr>
          <w:del w:id="302" w:author="Parikh, Shaiv (BME)" w:date="2021-03-12T12:37:00Z"/>
          <w:color w:val="FF0000"/>
          <w:sz w:val="24"/>
          <w:szCs w:val="24"/>
          <w:lang w:val="en-US"/>
        </w:rPr>
      </w:pPr>
    </w:p>
    <w:p w14:paraId="0964B989" w14:textId="169AE9D3" w:rsidR="00355A62" w:rsidDel="00E15A84" w:rsidRDefault="00355A62" w:rsidP="00FF1F4F">
      <w:pPr>
        <w:spacing w:line="240" w:lineRule="auto"/>
        <w:jc w:val="both"/>
        <w:rPr>
          <w:del w:id="303" w:author="Parikh, Shaiv (BME)" w:date="2021-03-12T12:37:00Z"/>
          <w:color w:val="FF0000"/>
          <w:sz w:val="24"/>
          <w:szCs w:val="24"/>
          <w:lang w:val="en-US"/>
        </w:rPr>
      </w:pPr>
    </w:p>
    <w:p w14:paraId="5008FE19" w14:textId="631BB8C6" w:rsidR="00355A62" w:rsidDel="00E15A84" w:rsidRDefault="00355A62" w:rsidP="00FF1F4F">
      <w:pPr>
        <w:spacing w:line="240" w:lineRule="auto"/>
        <w:jc w:val="both"/>
        <w:rPr>
          <w:del w:id="304" w:author="Parikh, Shaiv (BME)" w:date="2021-03-12T12:37:00Z"/>
          <w:color w:val="FF0000"/>
          <w:sz w:val="24"/>
          <w:szCs w:val="24"/>
          <w:lang w:val="en-US"/>
        </w:rPr>
      </w:pPr>
    </w:p>
    <w:p w14:paraId="398C772C" w14:textId="597EE98A" w:rsidR="00355A62" w:rsidDel="00E15A84" w:rsidRDefault="00355A62" w:rsidP="00FF1F4F">
      <w:pPr>
        <w:spacing w:line="240" w:lineRule="auto"/>
        <w:jc w:val="both"/>
        <w:rPr>
          <w:del w:id="305" w:author="Parikh, Shaiv (BME)" w:date="2021-03-12T12:37:00Z"/>
          <w:color w:val="FF0000"/>
          <w:sz w:val="24"/>
          <w:szCs w:val="24"/>
          <w:lang w:val="en-US"/>
        </w:rPr>
      </w:pPr>
    </w:p>
    <w:p w14:paraId="74D235CF" w14:textId="37C493A0" w:rsidR="00355A62" w:rsidDel="00E15A84" w:rsidRDefault="00355A62" w:rsidP="00FF1F4F">
      <w:pPr>
        <w:spacing w:line="240" w:lineRule="auto"/>
        <w:jc w:val="both"/>
        <w:rPr>
          <w:del w:id="306" w:author="Parikh, Shaiv (BME)" w:date="2021-03-12T12:37:00Z"/>
          <w:color w:val="FF0000"/>
          <w:sz w:val="24"/>
          <w:szCs w:val="24"/>
          <w:lang w:val="en-US"/>
        </w:rPr>
      </w:pPr>
    </w:p>
    <w:p w14:paraId="20555BC0" w14:textId="3414E75F" w:rsidR="003B1518" w:rsidRPr="00B02B2D" w:rsidRDefault="00B02B2D" w:rsidP="006E6647">
      <w:pPr>
        <w:rPr>
          <w:b/>
          <w:sz w:val="28"/>
          <w:szCs w:val="28"/>
          <w:lang w:val="en-US"/>
        </w:rPr>
      </w:pPr>
      <w:r w:rsidRPr="00B02B2D">
        <w:rPr>
          <w:b/>
          <w:sz w:val="28"/>
          <w:szCs w:val="28"/>
          <w:lang w:val="en-US"/>
        </w:rPr>
        <w:t>Conclusion</w:t>
      </w:r>
    </w:p>
    <w:p w14:paraId="05AD8E3A" w14:textId="187419F5" w:rsidR="000426D4" w:rsidRDefault="000426D4" w:rsidP="000426D4">
      <w:pPr>
        <w:spacing w:line="240" w:lineRule="auto"/>
        <w:jc w:val="both"/>
        <w:rPr>
          <w:sz w:val="24"/>
          <w:szCs w:val="24"/>
          <w:lang w:val="en-US"/>
        </w:rPr>
      </w:pPr>
      <w:r>
        <w:rPr>
          <w:sz w:val="24"/>
          <w:szCs w:val="24"/>
          <w:lang w:val="en-US"/>
        </w:rPr>
        <w:lastRenderedPageBreak/>
        <w:t xml:space="preserve">Proposed intra-operative video-based method enables assessment of regional biaxial strains of the ascending thoracic aorta with acceptable precision. The method is a steppingstone towards clinically informed mechanistic </w:t>
      </w:r>
      <w:r>
        <w:rPr>
          <w:i/>
          <w:iCs/>
          <w:sz w:val="24"/>
          <w:szCs w:val="24"/>
          <w:lang w:val="en-US"/>
        </w:rPr>
        <w:t xml:space="preserve">in vitro </w:t>
      </w:r>
      <w:r w:rsidR="007E31EA">
        <w:rPr>
          <w:sz w:val="24"/>
          <w:szCs w:val="24"/>
          <w:lang w:val="en-US"/>
        </w:rPr>
        <w:t>studies using patient-specific</w:t>
      </w:r>
      <w:r>
        <w:rPr>
          <w:sz w:val="24"/>
          <w:szCs w:val="24"/>
          <w:lang w:val="en-US"/>
        </w:rPr>
        <w:t xml:space="preserve"> tissue residues and biomechanical modelling.</w:t>
      </w:r>
    </w:p>
    <w:p w14:paraId="6E35EBE5" w14:textId="77777777" w:rsidR="004E4C37" w:rsidRDefault="004E4C37" w:rsidP="004E4C37">
      <w:pPr>
        <w:spacing w:line="240" w:lineRule="auto"/>
        <w:jc w:val="both"/>
        <w:rPr>
          <w:sz w:val="24"/>
          <w:szCs w:val="24"/>
          <w:lang w:val="en-US"/>
        </w:rPr>
      </w:pPr>
    </w:p>
    <w:p w14:paraId="25A7A7D1" w14:textId="77777777" w:rsidR="004E4C37" w:rsidRDefault="004E4C37" w:rsidP="004E4C37">
      <w:pPr>
        <w:spacing w:line="240" w:lineRule="auto"/>
        <w:jc w:val="both"/>
        <w:rPr>
          <w:sz w:val="24"/>
          <w:szCs w:val="24"/>
          <w:lang w:val="en-US"/>
        </w:rPr>
      </w:pPr>
    </w:p>
    <w:p w14:paraId="2BDDC349" w14:textId="2411D1E9" w:rsidR="004E4C37" w:rsidRPr="004B1483" w:rsidRDefault="00116191" w:rsidP="004B1483">
      <w:pPr>
        <w:spacing w:line="240" w:lineRule="auto"/>
        <w:rPr>
          <w:b/>
          <w:sz w:val="28"/>
          <w:szCs w:val="28"/>
          <w:lang w:val="en-US"/>
        </w:rPr>
      </w:pPr>
      <w:r>
        <w:rPr>
          <w:b/>
          <w:sz w:val="28"/>
          <w:szCs w:val="28"/>
          <w:lang w:val="en-US"/>
        </w:rPr>
        <w:t>Acknowledgments</w:t>
      </w:r>
    </w:p>
    <w:p w14:paraId="7599907F" w14:textId="0EA06DB8" w:rsidR="004E4C37" w:rsidRDefault="00116191" w:rsidP="004E4C37">
      <w:pPr>
        <w:spacing w:line="240" w:lineRule="auto"/>
        <w:jc w:val="both"/>
        <w:rPr>
          <w:sz w:val="24"/>
          <w:szCs w:val="24"/>
          <w:lang w:val="en-US"/>
        </w:rPr>
      </w:pPr>
      <w:r>
        <w:rPr>
          <w:bCs/>
          <w:sz w:val="24"/>
          <w:szCs w:val="24"/>
          <w:lang w:val="en-US"/>
        </w:rPr>
        <w:t xml:space="preserve">The authors like to thank </w:t>
      </w:r>
      <w:proofErr w:type="spellStart"/>
      <w:r>
        <w:rPr>
          <w:bCs/>
          <w:sz w:val="24"/>
          <w:szCs w:val="24"/>
          <w:lang w:val="en-US"/>
        </w:rPr>
        <w:t>Ciprian</w:t>
      </w:r>
      <w:proofErr w:type="spellEnd"/>
      <w:r>
        <w:rPr>
          <w:bCs/>
          <w:sz w:val="24"/>
          <w:szCs w:val="24"/>
          <w:lang w:val="en-US"/>
        </w:rPr>
        <w:t xml:space="preserve"> </w:t>
      </w:r>
      <w:proofErr w:type="spellStart"/>
      <w:r>
        <w:rPr>
          <w:bCs/>
          <w:sz w:val="24"/>
          <w:szCs w:val="24"/>
          <w:lang w:val="en-US"/>
        </w:rPr>
        <w:t>Mateescu</w:t>
      </w:r>
      <w:proofErr w:type="spellEnd"/>
      <w:r>
        <w:rPr>
          <w:bCs/>
          <w:sz w:val="24"/>
          <w:szCs w:val="24"/>
          <w:lang w:val="en-US"/>
        </w:rPr>
        <w:t xml:space="preserve">, MSc and Maarten </w:t>
      </w:r>
      <w:proofErr w:type="spellStart"/>
      <w:r>
        <w:rPr>
          <w:bCs/>
          <w:sz w:val="24"/>
          <w:szCs w:val="24"/>
          <w:lang w:val="en-US"/>
        </w:rPr>
        <w:t>Heusinkveld</w:t>
      </w:r>
      <w:proofErr w:type="spellEnd"/>
      <w:r>
        <w:rPr>
          <w:bCs/>
          <w:sz w:val="24"/>
          <w:szCs w:val="24"/>
          <w:lang w:val="en-US"/>
        </w:rPr>
        <w:t xml:space="preserve">, PhD for their pioneering work on proposed intra-operative video-based method. Authors are also indebted to the research assistants, </w:t>
      </w:r>
      <w:commentRangeStart w:id="307"/>
      <w:r>
        <w:rPr>
          <w:bCs/>
          <w:sz w:val="24"/>
          <w:szCs w:val="24"/>
          <w:lang w:val="en-US"/>
        </w:rPr>
        <w:t xml:space="preserve">Karina </w:t>
      </w:r>
      <w:r w:rsidR="00EE757F" w:rsidRPr="004B1483">
        <w:rPr>
          <w:bCs/>
          <w:sz w:val="24"/>
          <w:szCs w:val="24"/>
          <w:lang w:val="en-US"/>
        </w:rPr>
        <w:t>X</w:t>
      </w:r>
      <w:r>
        <w:rPr>
          <w:bCs/>
          <w:sz w:val="24"/>
          <w:szCs w:val="24"/>
          <w:lang w:val="en-US"/>
        </w:rPr>
        <w:t xml:space="preserve">, </w:t>
      </w:r>
      <w:proofErr w:type="spellStart"/>
      <w:r>
        <w:rPr>
          <w:bCs/>
          <w:sz w:val="24"/>
          <w:szCs w:val="24"/>
          <w:lang w:val="en-US"/>
        </w:rPr>
        <w:t>Willemijn</w:t>
      </w:r>
      <w:proofErr w:type="spellEnd"/>
      <w:r w:rsidR="00EE757F">
        <w:rPr>
          <w:bCs/>
          <w:sz w:val="24"/>
          <w:szCs w:val="24"/>
          <w:lang w:val="en-US"/>
        </w:rPr>
        <w:t xml:space="preserve"> X</w:t>
      </w:r>
      <w:r w:rsidRPr="004B1483">
        <w:rPr>
          <w:bCs/>
          <w:sz w:val="24"/>
          <w:szCs w:val="24"/>
          <w:lang w:val="en-US"/>
        </w:rPr>
        <w:t>,</w:t>
      </w:r>
      <w:r w:rsidR="00EE757F">
        <w:rPr>
          <w:bCs/>
          <w:sz w:val="24"/>
          <w:szCs w:val="24"/>
          <w:lang w:val="en-US"/>
        </w:rPr>
        <w:t xml:space="preserve"> Colin X, Inez X, </w:t>
      </w:r>
      <w:proofErr w:type="spellStart"/>
      <w:r w:rsidR="00EE757F">
        <w:rPr>
          <w:bCs/>
          <w:sz w:val="24"/>
          <w:szCs w:val="24"/>
          <w:lang w:val="en-US"/>
        </w:rPr>
        <w:t>Anke</w:t>
      </w:r>
      <w:proofErr w:type="spellEnd"/>
      <w:r w:rsidR="00EE757F">
        <w:rPr>
          <w:bCs/>
          <w:sz w:val="24"/>
          <w:szCs w:val="24"/>
          <w:lang w:val="en-US"/>
        </w:rPr>
        <w:t xml:space="preserve"> X, </w:t>
      </w:r>
      <w:proofErr w:type="spellStart"/>
      <w:r w:rsidR="00EE757F">
        <w:rPr>
          <w:bCs/>
          <w:sz w:val="24"/>
          <w:szCs w:val="24"/>
          <w:lang w:val="en-US"/>
        </w:rPr>
        <w:t>Soe</w:t>
      </w:r>
      <w:proofErr w:type="spellEnd"/>
      <w:r w:rsidR="00EE757F">
        <w:rPr>
          <w:bCs/>
          <w:sz w:val="24"/>
          <w:szCs w:val="24"/>
          <w:lang w:val="en-US"/>
        </w:rPr>
        <w:t xml:space="preserve"> X, </w:t>
      </w:r>
      <w:commentRangeEnd w:id="307"/>
      <w:r w:rsidR="00EE757F">
        <w:rPr>
          <w:rStyle w:val="CommentReference"/>
        </w:rPr>
        <w:commentReference w:id="307"/>
      </w:r>
      <w:r w:rsidR="00EE757F">
        <w:rPr>
          <w:bCs/>
          <w:sz w:val="24"/>
          <w:szCs w:val="24"/>
          <w:lang w:val="en-US"/>
        </w:rPr>
        <w:t>for their support in recruitment, measurements and logistics.</w:t>
      </w:r>
    </w:p>
    <w:p w14:paraId="6128E30A" w14:textId="77777777" w:rsidR="00B77245" w:rsidRDefault="00B77245">
      <w:pPr>
        <w:rPr>
          <w:b/>
          <w:sz w:val="28"/>
          <w:szCs w:val="28"/>
          <w:lang w:val="en-US"/>
        </w:rPr>
      </w:pPr>
      <w:r>
        <w:rPr>
          <w:b/>
          <w:sz w:val="28"/>
          <w:szCs w:val="28"/>
          <w:lang w:val="en-US"/>
        </w:rPr>
        <w:br w:type="page"/>
      </w:r>
    </w:p>
    <w:p w14:paraId="2C019497" w14:textId="27FAF229" w:rsidR="0001082D" w:rsidRDefault="0001082D" w:rsidP="001A55C6">
      <w:pPr>
        <w:spacing w:line="240" w:lineRule="auto"/>
        <w:rPr>
          <w:b/>
          <w:sz w:val="28"/>
          <w:szCs w:val="28"/>
          <w:lang w:val="en-US"/>
        </w:rPr>
      </w:pPr>
      <w:r>
        <w:rPr>
          <w:b/>
          <w:sz w:val="28"/>
          <w:szCs w:val="28"/>
          <w:lang w:val="en-US"/>
        </w:rPr>
        <w:lastRenderedPageBreak/>
        <w:t>References</w:t>
      </w:r>
    </w:p>
    <w:p w14:paraId="53AE3F11" w14:textId="77777777" w:rsidR="0001082D" w:rsidRPr="001B342B" w:rsidRDefault="0001082D" w:rsidP="001A55C6">
      <w:pPr>
        <w:spacing w:line="240" w:lineRule="auto"/>
        <w:rPr>
          <w:rFonts w:ascii="Arial" w:hAnsi="Arial" w:cs="Arial"/>
          <w:color w:val="222222"/>
          <w:shd w:val="clear" w:color="auto" w:fill="FFFFFF"/>
          <w:lang w:val="en-US"/>
        </w:rPr>
      </w:pPr>
      <w:r w:rsidRPr="001B342B">
        <w:rPr>
          <w:rFonts w:ascii="Arial" w:hAnsi="Arial" w:cs="Arial"/>
          <w:lang w:val="en-US"/>
        </w:rPr>
        <w:t>[1]</w:t>
      </w:r>
      <w:r w:rsidRPr="001B342B">
        <w:rPr>
          <w:rFonts w:ascii="Arial" w:hAnsi="Arial" w:cs="Arial"/>
          <w:b/>
          <w:lang w:val="en-US"/>
        </w:rPr>
        <w:t xml:space="preserve"> </w:t>
      </w:r>
      <w:r w:rsidRPr="001B342B">
        <w:rPr>
          <w:rFonts w:ascii="Arial" w:hAnsi="Arial" w:cs="Arial"/>
          <w:color w:val="222222"/>
          <w:shd w:val="clear" w:color="auto" w:fill="FFFFFF"/>
          <w:lang w:val="en-US"/>
        </w:rPr>
        <w:t xml:space="preserve">Davies RR, Goldstein LJ, </w:t>
      </w:r>
      <w:proofErr w:type="spellStart"/>
      <w:r w:rsidRPr="001B342B">
        <w:rPr>
          <w:rFonts w:ascii="Arial" w:hAnsi="Arial" w:cs="Arial"/>
          <w:color w:val="222222"/>
          <w:shd w:val="clear" w:color="auto" w:fill="FFFFFF"/>
          <w:lang w:val="en-US"/>
        </w:rPr>
        <w:t>Coady</w:t>
      </w:r>
      <w:proofErr w:type="spellEnd"/>
      <w:r w:rsidRPr="001B342B">
        <w:rPr>
          <w:rFonts w:ascii="Arial" w:hAnsi="Arial" w:cs="Arial"/>
          <w:color w:val="222222"/>
          <w:shd w:val="clear" w:color="auto" w:fill="FFFFFF"/>
          <w:lang w:val="en-US"/>
        </w:rPr>
        <w:t xml:space="preserve"> MA, Tittle SL, Rizzo JA, Kopf GS, </w:t>
      </w:r>
      <w:proofErr w:type="spellStart"/>
      <w:r w:rsidRPr="001B342B">
        <w:rPr>
          <w:rFonts w:ascii="Arial" w:hAnsi="Arial" w:cs="Arial"/>
          <w:color w:val="222222"/>
          <w:shd w:val="clear" w:color="auto" w:fill="FFFFFF"/>
          <w:lang w:val="en-US"/>
        </w:rPr>
        <w:t>Elefteriades</w:t>
      </w:r>
      <w:proofErr w:type="spellEnd"/>
      <w:r w:rsidRPr="001B342B">
        <w:rPr>
          <w:rFonts w:ascii="Arial" w:hAnsi="Arial" w:cs="Arial"/>
          <w:color w:val="222222"/>
          <w:shd w:val="clear" w:color="auto" w:fill="FFFFFF"/>
          <w:lang w:val="en-US"/>
        </w:rPr>
        <w:t xml:space="preserve"> JA. Yearly rupture or dissection rates for thoracic aortic aneurysms: simple prediction based on size. The Annals of thoracic surgery. 2002 Jan 1;73(1):17-28.</w:t>
      </w:r>
    </w:p>
    <w:p w14:paraId="5EB663B0" w14:textId="77777777" w:rsidR="0001082D" w:rsidRPr="001B342B" w:rsidRDefault="0001082D"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 xml:space="preserve">[2] </w:t>
      </w:r>
      <w:proofErr w:type="spellStart"/>
      <w:r w:rsidRPr="001B342B">
        <w:rPr>
          <w:rFonts w:ascii="Arial" w:hAnsi="Arial" w:cs="Arial"/>
          <w:color w:val="222222"/>
          <w:shd w:val="clear" w:color="auto" w:fill="FFFFFF"/>
          <w:lang w:val="en-US"/>
        </w:rPr>
        <w:t>Coady</w:t>
      </w:r>
      <w:proofErr w:type="spellEnd"/>
      <w:r w:rsidRPr="001B342B">
        <w:rPr>
          <w:rFonts w:ascii="Arial" w:hAnsi="Arial" w:cs="Arial"/>
          <w:color w:val="222222"/>
          <w:shd w:val="clear" w:color="auto" w:fill="FFFFFF"/>
          <w:lang w:val="en-US"/>
        </w:rPr>
        <w:t xml:space="preserve"> MA, Rizzo JA, Hammond GL, </w:t>
      </w:r>
      <w:proofErr w:type="spellStart"/>
      <w:r w:rsidRPr="001B342B">
        <w:rPr>
          <w:rFonts w:ascii="Arial" w:hAnsi="Arial" w:cs="Arial"/>
          <w:color w:val="222222"/>
          <w:shd w:val="clear" w:color="auto" w:fill="FFFFFF"/>
          <w:lang w:val="en-US"/>
        </w:rPr>
        <w:t>Mandapati</w:t>
      </w:r>
      <w:proofErr w:type="spellEnd"/>
      <w:r w:rsidRPr="001B342B">
        <w:rPr>
          <w:rFonts w:ascii="Arial" w:hAnsi="Arial" w:cs="Arial"/>
          <w:color w:val="222222"/>
          <w:shd w:val="clear" w:color="auto" w:fill="FFFFFF"/>
          <w:lang w:val="en-US"/>
        </w:rPr>
        <w:t xml:space="preserve"> D, </w:t>
      </w:r>
      <w:proofErr w:type="spellStart"/>
      <w:r w:rsidRPr="001B342B">
        <w:rPr>
          <w:rFonts w:ascii="Arial" w:hAnsi="Arial" w:cs="Arial"/>
          <w:color w:val="222222"/>
          <w:shd w:val="clear" w:color="auto" w:fill="FFFFFF"/>
          <w:lang w:val="en-US"/>
        </w:rPr>
        <w:t>Darr</w:t>
      </w:r>
      <w:proofErr w:type="spellEnd"/>
      <w:r w:rsidRPr="001B342B">
        <w:rPr>
          <w:rFonts w:ascii="Arial" w:hAnsi="Arial" w:cs="Arial"/>
          <w:color w:val="222222"/>
          <w:shd w:val="clear" w:color="auto" w:fill="FFFFFF"/>
          <w:lang w:val="en-US"/>
        </w:rPr>
        <w:t xml:space="preserve"> U, Kopf GS, </w:t>
      </w:r>
      <w:proofErr w:type="spellStart"/>
      <w:r w:rsidRPr="001B342B">
        <w:rPr>
          <w:rFonts w:ascii="Arial" w:hAnsi="Arial" w:cs="Arial"/>
          <w:color w:val="222222"/>
          <w:shd w:val="clear" w:color="auto" w:fill="FFFFFF"/>
          <w:lang w:val="en-US"/>
        </w:rPr>
        <w:t>Elefteriades</w:t>
      </w:r>
      <w:proofErr w:type="spellEnd"/>
      <w:r w:rsidRPr="001B342B">
        <w:rPr>
          <w:rFonts w:ascii="Arial" w:hAnsi="Arial" w:cs="Arial"/>
          <w:color w:val="222222"/>
          <w:shd w:val="clear" w:color="auto" w:fill="FFFFFF"/>
          <w:lang w:val="en-US"/>
        </w:rPr>
        <w:t xml:space="preserve"> JA. What is the appropriate size criterion for resection of thoracic aortic aneurysms</w:t>
      </w:r>
      <w:proofErr w:type="gramStart"/>
      <w:r w:rsidRPr="001B342B">
        <w:rPr>
          <w:rFonts w:ascii="Arial" w:hAnsi="Arial" w:cs="Arial"/>
          <w:color w:val="222222"/>
          <w:shd w:val="clear" w:color="auto" w:fill="FFFFFF"/>
          <w:lang w:val="en-US"/>
        </w:rPr>
        <w:t>?.</w:t>
      </w:r>
      <w:proofErr w:type="gramEnd"/>
      <w:r w:rsidRPr="001B342B">
        <w:rPr>
          <w:rFonts w:ascii="Arial" w:hAnsi="Arial" w:cs="Arial"/>
          <w:color w:val="222222"/>
          <w:shd w:val="clear" w:color="auto" w:fill="FFFFFF"/>
          <w:lang w:val="en-US"/>
        </w:rPr>
        <w:t xml:space="preserve"> The Journal of thoracic and cardiovascular surgery. 1997 Mar 1;113(3):476-91.</w:t>
      </w:r>
    </w:p>
    <w:p w14:paraId="161B4216" w14:textId="77777777" w:rsidR="00AB7E98" w:rsidRPr="001B342B" w:rsidRDefault="00AB7E98"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 xml:space="preserve">[3] </w:t>
      </w:r>
      <w:proofErr w:type="spellStart"/>
      <w:r w:rsidRPr="001B342B">
        <w:rPr>
          <w:rFonts w:ascii="Arial" w:hAnsi="Arial" w:cs="Arial"/>
          <w:color w:val="222222"/>
          <w:shd w:val="clear" w:color="auto" w:fill="FFFFFF"/>
          <w:lang w:val="en-US"/>
        </w:rPr>
        <w:t>Martufi</w:t>
      </w:r>
      <w:proofErr w:type="spellEnd"/>
      <w:r w:rsidRPr="001B342B">
        <w:rPr>
          <w:rFonts w:ascii="Arial" w:hAnsi="Arial" w:cs="Arial"/>
          <w:color w:val="222222"/>
          <w:shd w:val="clear" w:color="auto" w:fill="FFFFFF"/>
          <w:lang w:val="en-US"/>
        </w:rPr>
        <w:t xml:space="preserve"> G, </w:t>
      </w:r>
      <w:proofErr w:type="spellStart"/>
      <w:r w:rsidRPr="001B342B">
        <w:rPr>
          <w:rFonts w:ascii="Arial" w:hAnsi="Arial" w:cs="Arial"/>
          <w:color w:val="222222"/>
          <w:shd w:val="clear" w:color="auto" w:fill="FFFFFF"/>
          <w:lang w:val="en-US"/>
        </w:rPr>
        <w:t>Forneris</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Appoo</w:t>
      </w:r>
      <w:proofErr w:type="spellEnd"/>
      <w:r w:rsidRPr="001B342B">
        <w:rPr>
          <w:rFonts w:ascii="Arial" w:hAnsi="Arial" w:cs="Arial"/>
          <w:color w:val="222222"/>
          <w:shd w:val="clear" w:color="auto" w:fill="FFFFFF"/>
          <w:lang w:val="en-US"/>
        </w:rPr>
        <w:t xml:space="preserve"> JJ, Di Martino ES. Is there a role for biomechanical engineering in helping to elucidate the risk profile of the thoracic aorta</w:t>
      </w:r>
      <w:proofErr w:type="gramStart"/>
      <w:r w:rsidRPr="001B342B">
        <w:rPr>
          <w:rFonts w:ascii="Arial" w:hAnsi="Arial" w:cs="Arial"/>
          <w:color w:val="222222"/>
          <w:shd w:val="clear" w:color="auto" w:fill="FFFFFF"/>
          <w:lang w:val="en-US"/>
        </w:rPr>
        <w:t>?.</w:t>
      </w:r>
      <w:proofErr w:type="gramEnd"/>
      <w:r w:rsidRPr="001B342B">
        <w:rPr>
          <w:rFonts w:ascii="Arial" w:hAnsi="Arial" w:cs="Arial"/>
          <w:color w:val="222222"/>
          <w:shd w:val="clear" w:color="auto" w:fill="FFFFFF"/>
          <w:lang w:val="en-US"/>
        </w:rPr>
        <w:t xml:space="preserve"> The Annals of thoracic surgery. 2016 Jan 1;101(1):390-8.</w:t>
      </w:r>
    </w:p>
    <w:p w14:paraId="2EC31618" w14:textId="79AB19FD" w:rsidR="005C4B81" w:rsidRDefault="005C4B81"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[4] Wang TK, Desai MY. Thoracic aortic aneurysm: Optimal surveillance and treatment. Cleveland Clinic Journal of Medicine. 2020 Aug 31;87(9):557-68.</w:t>
      </w:r>
    </w:p>
    <w:p w14:paraId="341104CF" w14:textId="6F7EC246" w:rsidR="00250DDB" w:rsidRPr="001B342B" w:rsidRDefault="00250DDB" w:rsidP="001A55C6">
      <w:pPr>
        <w:spacing w:line="240" w:lineRule="auto"/>
        <w:rPr>
          <w:rFonts w:ascii="Arial" w:hAnsi="Arial" w:cs="Arial"/>
          <w:color w:val="222222"/>
          <w:shd w:val="clear" w:color="auto" w:fill="FFFFFF"/>
          <w:lang w:val="en-US"/>
        </w:rPr>
      </w:pPr>
      <w:r>
        <w:rPr>
          <w:rFonts w:ascii="Arial" w:hAnsi="Arial" w:cs="Arial"/>
          <w:color w:val="222222"/>
          <w:shd w:val="clear" w:color="auto" w:fill="FFFFFF"/>
          <w:lang w:val="en-US"/>
        </w:rPr>
        <w:t>[5]</w:t>
      </w:r>
      <w:r w:rsidRPr="004B1483">
        <w:rPr>
          <w:rFonts w:ascii="Arial" w:hAnsi="Arial" w:cs="Arial"/>
          <w:color w:val="222222"/>
          <w:sz w:val="20"/>
          <w:szCs w:val="20"/>
          <w:shd w:val="clear" w:color="auto" w:fill="FFFFFF"/>
          <w:lang w:val="en-US"/>
        </w:rPr>
        <w:t xml:space="preserve"> </w:t>
      </w:r>
      <w:proofErr w:type="spellStart"/>
      <w:r w:rsidRPr="004B1483">
        <w:rPr>
          <w:rFonts w:ascii="Arial" w:hAnsi="Arial" w:cs="Arial"/>
          <w:color w:val="222222"/>
          <w:shd w:val="clear" w:color="auto" w:fill="FFFFFF"/>
          <w:lang w:val="en-US"/>
        </w:rPr>
        <w:t>Elefteriades</w:t>
      </w:r>
      <w:proofErr w:type="spellEnd"/>
      <w:r w:rsidRPr="004B1483">
        <w:rPr>
          <w:rFonts w:ascii="Arial" w:hAnsi="Arial" w:cs="Arial"/>
          <w:color w:val="222222"/>
          <w:shd w:val="clear" w:color="auto" w:fill="FFFFFF"/>
          <w:lang w:val="en-US"/>
        </w:rPr>
        <w:t>, J.A., 2002. Natural history of thoracic aortic aneurysms: indications for surgery, and surgical versus nonsurgical risks. The Annals of thoracic surgery, 74(5), pp.S1877-S1880.</w:t>
      </w:r>
    </w:p>
    <w:p w14:paraId="0D3350DE" w14:textId="39147D02" w:rsidR="00F07024" w:rsidRPr="001B342B" w:rsidRDefault="00F07024"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6</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Karatolios</w:t>
      </w:r>
      <w:proofErr w:type="spellEnd"/>
      <w:r w:rsidRPr="001B342B">
        <w:rPr>
          <w:rFonts w:ascii="Arial" w:hAnsi="Arial" w:cs="Arial"/>
          <w:color w:val="222222"/>
          <w:shd w:val="clear" w:color="auto" w:fill="FFFFFF"/>
          <w:lang w:val="en-US"/>
        </w:rPr>
        <w:t xml:space="preserve"> K, </w:t>
      </w:r>
      <w:proofErr w:type="spellStart"/>
      <w:r w:rsidRPr="001B342B">
        <w:rPr>
          <w:rFonts w:ascii="Arial" w:hAnsi="Arial" w:cs="Arial"/>
          <w:color w:val="222222"/>
          <w:shd w:val="clear" w:color="auto" w:fill="FFFFFF"/>
          <w:lang w:val="en-US"/>
        </w:rPr>
        <w:t>Wittek</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Nwe</w:t>
      </w:r>
      <w:proofErr w:type="spellEnd"/>
      <w:r w:rsidRPr="001B342B">
        <w:rPr>
          <w:rFonts w:ascii="Arial" w:hAnsi="Arial" w:cs="Arial"/>
          <w:color w:val="222222"/>
          <w:shd w:val="clear" w:color="auto" w:fill="FFFFFF"/>
          <w:lang w:val="en-US"/>
        </w:rPr>
        <w:t xml:space="preserve"> TH, Bihari P, </w:t>
      </w:r>
      <w:proofErr w:type="spellStart"/>
      <w:r w:rsidRPr="001B342B">
        <w:rPr>
          <w:rFonts w:ascii="Arial" w:hAnsi="Arial" w:cs="Arial"/>
          <w:color w:val="222222"/>
          <w:shd w:val="clear" w:color="auto" w:fill="FFFFFF"/>
          <w:lang w:val="en-US"/>
        </w:rPr>
        <w:t>Shelke</w:t>
      </w:r>
      <w:proofErr w:type="spellEnd"/>
      <w:r w:rsidRPr="001B342B">
        <w:rPr>
          <w:rFonts w:ascii="Arial" w:hAnsi="Arial" w:cs="Arial"/>
          <w:color w:val="222222"/>
          <w:shd w:val="clear" w:color="auto" w:fill="FFFFFF"/>
          <w:lang w:val="en-US"/>
        </w:rPr>
        <w:t xml:space="preserve"> A, Josef D, Schmitz-</w:t>
      </w:r>
      <w:proofErr w:type="spellStart"/>
      <w:r w:rsidRPr="001B342B">
        <w:rPr>
          <w:rFonts w:ascii="Arial" w:hAnsi="Arial" w:cs="Arial"/>
          <w:color w:val="222222"/>
          <w:shd w:val="clear" w:color="auto" w:fill="FFFFFF"/>
          <w:lang w:val="en-US"/>
        </w:rPr>
        <w:t>Rixen</w:t>
      </w:r>
      <w:proofErr w:type="spellEnd"/>
      <w:r w:rsidRPr="001B342B">
        <w:rPr>
          <w:rFonts w:ascii="Arial" w:hAnsi="Arial" w:cs="Arial"/>
          <w:color w:val="222222"/>
          <w:shd w:val="clear" w:color="auto" w:fill="FFFFFF"/>
          <w:lang w:val="en-US"/>
        </w:rPr>
        <w:t xml:space="preserve"> T, </w:t>
      </w:r>
      <w:proofErr w:type="spellStart"/>
      <w:r w:rsidRPr="001B342B">
        <w:rPr>
          <w:rFonts w:ascii="Arial" w:hAnsi="Arial" w:cs="Arial"/>
          <w:color w:val="222222"/>
          <w:shd w:val="clear" w:color="auto" w:fill="FFFFFF"/>
          <w:lang w:val="en-US"/>
        </w:rPr>
        <w:t>Geks</w:t>
      </w:r>
      <w:proofErr w:type="spellEnd"/>
      <w:r w:rsidRPr="001B342B">
        <w:rPr>
          <w:rFonts w:ascii="Arial" w:hAnsi="Arial" w:cs="Arial"/>
          <w:color w:val="222222"/>
          <w:shd w:val="clear" w:color="auto" w:fill="FFFFFF"/>
          <w:lang w:val="en-US"/>
        </w:rPr>
        <w:t xml:space="preserve"> J, </w:t>
      </w:r>
      <w:proofErr w:type="spellStart"/>
      <w:r w:rsidRPr="001B342B">
        <w:rPr>
          <w:rFonts w:ascii="Arial" w:hAnsi="Arial" w:cs="Arial"/>
          <w:color w:val="222222"/>
          <w:shd w:val="clear" w:color="auto" w:fill="FFFFFF"/>
          <w:lang w:val="en-US"/>
        </w:rPr>
        <w:t>Maisch</w:t>
      </w:r>
      <w:proofErr w:type="spellEnd"/>
      <w:r w:rsidRPr="001B342B">
        <w:rPr>
          <w:rFonts w:ascii="Arial" w:hAnsi="Arial" w:cs="Arial"/>
          <w:color w:val="222222"/>
          <w:shd w:val="clear" w:color="auto" w:fill="FFFFFF"/>
          <w:lang w:val="en-US"/>
        </w:rPr>
        <w:t xml:space="preserve"> B, </w:t>
      </w:r>
      <w:proofErr w:type="spellStart"/>
      <w:r w:rsidRPr="001B342B">
        <w:rPr>
          <w:rFonts w:ascii="Arial" w:hAnsi="Arial" w:cs="Arial"/>
          <w:color w:val="222222"/>
          <w:shd w:val="clear" w:color="auto" w:fill="FFFFFF"/>
          <w:lang w:val="en-US"/>
        </w:rPr>
        <w:t>Blase</w:t>
      </w:r>
      <w:proofErr w:type="spellEnd"/>
      <w:r w:rsidRPr="001B342B">
        <w:rPr>
          <w:rFonts w:ascii="Arial" w:hAnsi="Arial" w:cs="Arial"/>
          <w:color w:val="222222"/>
          <w:shd w:val="clear" w:color="auto" w:fill="FFFFFF"/>
          <w:lang w:val="en-US"/>
        </w:rPr>
        <w:t xml:space="preserve"> C, </w:t>
      </w:r>
      <w:proofErr w:type="spellStart"/>
      <w:r w:rsidRPr="001B342B">
        <w:rPr>
          <w:rFonts w:ascii="Arial" w:hAnsi="Arial" w:cs="Arial"/>
          <w:color w:val="222222"/>
          <w:shd w:val="clear" w:color="auto" w:fill="FFFFFF"/>
          <w:lang w:val="en-US"/>
        </w:rPr>
        <w:t>Moosdorf</w:t>
      </w:r>
      <w:proofErr w:type="spellEnd"/>
      <w:r w:rsidRPr="001B342B">
        <w:rPr>
          <w:rFonts w:ascii="Arial" w:hAnsi="Arial" w:cs="Arial"/>
          <w:color w:val="222222"/>
          <w:shd w:val="clear" w:color="auto" w:fill="FFFFFF"/>
          <w:lang w:val="en-US"/>
        </w:rPr>
        <w:t xml:space="preserve"> R. Method for aortic wall strain measurement with three-dimensional ultrasound speckle tracking and fitted finite element analysis. The Annals of thoracic surgery. 2013 Nov 1;96(5):1664-71.</w:t>
      </w:r>
    </w:p>
    <w:p w14:paraId="04B20654" w14:textId="620C879F" w:rsidR="00582D85" w:rsidRPr="001B342B" w:rsidRDefault="00582D85"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7</w:t>
      </w:r>
      <w:r w:rsidRPr="001B342B">
        <w:rPr>
          <w:rFonts w:ascii="Arial" w:hAnsi="Arial" w:cs="Arial"/>
          <w:color w:val="222222"/>
          <w:shd w:val="clear" w:color="auto" w:fill="FFFFFF"/>
          <w:lang w:val="en-US"/>
        </w:rPr>
        <w:t xml:space="preserve">] Bell V, Mitchell WA, </w:t>
      </w:r>
      <w:proofErr w:type="spellStart"/>
      <w:r w:rsidRPr="001B342B">
        <w:rPr>
          <w:rFonts w:ascii="Arial" w:hAnsi="Arial" w:cs="Arial"/>
          <w:color w:val="222222"/>
          <w:shd w:val="clear" w:color="auto" w:fill="FFFFFF"/>
          <w:lang w:val="en-US"/>
        </w:rPr>
        <w:t>Sigurðsson</w:t>
      </w:r>
      <w:proofErr w:type="spellEnd"/>
      <w:r w:rsidRPr="001B342B">
        <w:rPr>
          <w:rFonts w:ascii="Arial" w:hAnsi="Arial" w:cs="Arial"/>
          <w:color w:val="222222"/>
          <w:shd w:val="clear" w:color="auto" w:fill="FFFFFF"/>
          <w:lang w:val="en-US"/>
        </w:rPr>
        <w:t xml:space="preserve"> S, </w:t>
      </w:r>
      <w:proofErr w:type="spellStart"/>
      <w:r w:rsidRPr="001B342B">
        <w:rPr>
          <w:rFonts w:ascii="Arial" w:hAnsi="Arial" w:cs="Arial"/>
          <w:color w:val="222222"/>
          <w:shd w:val="clear" w:color="auto" w:fill="FFFFFF"/>
          <w:lang w:val="en-US"/>
        </w:rPr>
        <w:t>Westenberg</w:t>
      </w:r>
      <w:proofErr w:type="spellEnd"/>
      <w:r w:rsidRPr="001B342B">
        <w:rPr>
          <w:rFonts w:ascii="Arial" w:hAnsi="Arial" w:cs="Arial"/>
          <w:color w:val="222222"/>
          <w:shd w:val="clear" w:color="auto" w:fill="FFFFFF"/>
          <w:lang w:val="en-US"/>
        </w:rPr>
        <w:t xml:space="preserve"> JJ, </w:t>
      </w:r>
      <w:proofErr w:type="spellStart"/>
      <w:r w:rsidRPr="001B342B">
        <w:rPr>
          <w:rFonts w:ascii="Arial" w:hAnsi="Arial" w:cs="Arial"/>
          <w:color w:val="222222"/>
          <w:shd w:val="clear" w:color="auto" w:fill="FFFFFF"/>
          <w:lang w:val="en-US"/>
        </w:rPr>
        <w:t>Gotal</w:t>
      </w:r>
      <w:proofErr w:type="spellEnd"/>
      <w:r w:rsidRPr="001B342B">
        <w:rPr>
          <w:rFonts w:ascii="Arial" w:hAnsi="Arial" w:cs="Arial"/>
          <w:color w:val="222222"/>
          <w:shd w:val="clear" w:color="auto" w:fill="FFFFFF"/>
          <w:lang w:val="en-US"/>
        </w:rPr>
        <w:t xml:space="preserve"> JD, </w:t>
      </w:r>
      <w:proofErr w:type="spellStart"/>
      <w:r w:rsidRPr="001B342B">
        <w:rPr>
          <w:rFonts w:ascii="Arial" w:hAnsi="Arial" w:cs="Arial"/>
          <w:color w:val="222222"/>
          <w:shd w:val="clear" w:color="auto" w:fill="FFFFFF"/>
          <w:lang w:val="en-US"/>
        </w:rPr>
        <w:t>Torjesen</w:t>
      </w:r>
      <w:proofErr w:type="spellEnd"/>
      <w:r w:rsidRPr="001B342B">
        <w:rPr>
          <w:rFonts w:ascii="Arial" w:hAnsi="Arial" w:cs="Arial"/>
          <w:color w:val="222222"/>
          <w:shd w:val="clear" w:color="auto" w:fill="FFFFFF"/>
          <w:lang w:val="en-US"/>
        </w:rPr>
        <w:t xml:space="preserve"> AA, </w:t>
      </w:r>
      <w:proofErr w:type="spellStart"/>
      <w:r w:rsidRPr="001B342B">
        <w:rPr>
          <w:rFonts w:ascii="Arial" w:hAnsi="Arial" w:cs="Arial"/>
          <w:color w:val="222222"/>
          <w:shd w:val="clear" w:color="auto" w:fill="FFFFFF"/>
          <w:lang w:val="en-US"/>
        </w:rPr>
        <w:t>Aspelund</w:t>
      </w:r>
      <w:proofErr w:type="spellEnd"/>
      <w:r w:rsidRPr="001B342B">
        <w:rPr>
          <w:rFonts w:ascii="Arial" w:hAnsi="Arial" w:cs="Arial"/>
          <w:color w:val="222222"/>
          <w:shd w:val="clear" w:color="auto" w:fill="FFFFFF"/>
          <w:lang w:val="en-US"/>
        </w:rPr>
        <w:t xml:space="preserve"> T, </w:t>
      </w:r>
      <w:proofErr w:type="spellStart"/>
      <w:r w:rsidRPr="001B342B">
        <w:rPr>
          <w:rFonts w:ascii="Arial" w:hAnsi="Arial" w:cs="Arial"/>
          <w:color w:val="222222"/>
          <w:shd w:val="clear" w:color="auto" w:fill="FFFFFF"/>
          <w:lang w:val="en-US"/>
        </w:rPr>
        <w:t>Launer</w:t>
      </w:r>
      <w:proofErr w:type="spellEnd"/>
      <w:r w:rsidRPr="001B342B">
        <w:rPr>
          <w:rFonts w:ascii="Arial" w:hAnsi="Arial" w:cs="Arial"/>
          <w:color w:val="222222"/>
          <w:shd w:val="clear" w:color="auto" w:fill="FFFFFF"/>
          <w:lang w:val="en-US"/>
        </w:rPr>
        <w:t xml:space="preserve"> LJ, de </w:t>
      </w:r>
      <w:proofErr w:type="spellStart"/>
      <w:r w:rsidRPr="001B342B">
        <w:rPr>
          <w:rFonts w:ascii="Arial" w:hAnsi="Arial" w:cs="Arial"/>
          <w:color w:val="222222"/>
          <w:shd w:val="clear" w:color="auto" w:fill="FFFFFF"/>
          <w:lang w:val="en-US"/>
        </w:rPr>
        <w:t>Roos</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Gudnason</w:t>
      </w:r>
      <w:proofErr w:type="spellEnd"/>
      <w:r w:rsidRPr="001B342B">
        <w:rPr>
          <w:rFonts w:ascii="Arial" w:hAnsi="Arial" w:cs="Arial"/>
          <w:color w:val="222222"/>
          <w:shd w:val="clear" w:color="auto" w:fill="FFFFFF"/>
          <w:lang w:val="en-US"/>
        </w:rPr>
        <w:t xml:space="preserve"> V, Harris TB. Longitudinal and circumferential strain of the proximal aorta. Journal of the American Heart Association. 2014 Dec 18</w:t>
      </w:r>
      <w:proofErr w:type="gramStart"/>
      <w:r w:rsidRPr="001B342B">
        <w:rPr>
          <w:rFonts w:ascii="Arial" w:hAnsi="Arial" w:cs="Arial"/>
          <w:color w:val="222222"/>
          <w:shd w:val="clear" w:color="auto" w:fill="FFFFFF"/>
          <w:lang w:val="en-US"/>
        </w:rPr>
        <w:t>;3</w:t>
      </w:r>
      <w:proofErr w:type="gramEnd"/>
      <w:r w:rsidRPr="001B342B">
        <w:rPr>
          <w:rFonts w:ascii="Arial" w:hAnsi="Arial" w:cs="Arial"/>
          <w:color w:val="222222"/>
          <w:shd w:val="clear" w:color="auto" w:fill="FFFFFF"/>
          <w:lang w:val="en-US"/>
        </w:rPr>
        <w:t>(6):e001536.</w:t>
      </w:r>
    </w:p>
    <w:p w14:paraId="3CA98867" w14:textId="15BBCD0F" w:rsidR="00582D85" w:rsidRPr="001B342B" w:rsidRDefault="00582D85"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8</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Guala</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Teixidó</w:t>
      </w:r>
      <w:proofErr w:type="spellEnd"/>
      <w:r w:rsidRPr="001B342B">
        <w:rPr>
          <w:rFonts w:ascii="Arial" w:hAnsi="Arial" w:cs="Arial"/>
          <w:color w:val="222222"/>
          <w:shd w:val="clear" w:color="auto" w:fill="FFFFFF"/>
          <w:lang w:val="en-US"/>
        </w:rPr>
        <w:t>-Tura G, Rodríguez-</w:t>
      </w:r>
      <w:proofErr w:type="spellStart"/>
      <w:r w:rsidRPr="001B342B">
        <w:rPr>
          <w:rFonts w:ascii="Arial" w:hAnsi="Arial" w:cs="Arial"/>
          <w:color w:val="222222"/>
          <w:shd w:val="clear" w:color="auto" w:fill="FFFFFF"/>
          <w:lang w:val="en-US"/>
        </w:rPr>
        <w:t>Palomares</w:t>
      </w:r>
      <w:proofErr w:type="spellEnd"/>
      <w:r w:rsidRPr="001B342B">
        <w:rPr>
          <w:rFonts w:ascii="Arial" w:hAnsi="Arial" w:cs="Arial"/>
          <w:color w:val="222222"/>
          <w:shd w:val="clear" w:color="auto" w:fill="FFFFFF"/>
          <w:lang w:val="en-US"/>
        </w:rPr>
        <w:t xml:space="preserve"> J, Ruiz-Muñoz A, Dux-</w:t>
      </w:r>
      <w:proofErr w:type="spellStart"/>
      <w:r w:rsidRPr="001B342B">
        <w:rPr>
          <w:rFonts w:ascii="Arial" w:hAnsi="Arial" w:cs="Arial"/>
          <w:color w:val="222222"/>
          <w:shd w:val="clear" w:color="auto" w:fill="FFFFFF"/>
          <w:lang w:val="en-US"/>
        </w:rPr>
        <w:t>Santoy</w:t>
      </w:r>
      <w:proofErr w:type="spellEnd"/>
      <w:r w:rsidRPr="001B342B">
        <w:rPr>
          <w:rFonts w:ascii="Arial" w:hAnsi="Arial" w:cs="Arial"/>
          <w:color w:val="222222"/>
          <w:shd w:val="clear" w:color="auto" w:fill="FFFFFF"/>
          <w:lang w:val="en-US"/>
        </w:rPr>
        <w:t xml:space="preserve"> L, </w:t>
      </w:r>
      <w:proofErr w:type="spellStart"/>
      <w:r w:rsidRPr="001B342B">
        <w:rPr>
          <w:rFonts w:ascii="Arial" w:hAnsi="Arial" w:cs="Arial"/>
          <w:color w:val="222222"/>
          <w:shd w:val="clear" w:color="auto" w:fill="FFFFFF"/>
          <w:lang w:val="en-US"/>
        </w:rPr>
        <w:t>Villalva</w:t>
      </w:r>
      <w:proofErr w:type="spellEnd"/>
      <w:r w:rsidRPr="001B342B">
        <w:rPr>
          <w:rFonts w:ascii="Arial" w:hAnsi="Arial" w:cs="Arial"/>
          <w:color w:val="222222"/>
          <w:shd w:val="clear" w:color="auto" w:fill="FFFFFF"/>
          <w:lang w:val="en-US"/>
        </w:rPr>
        <w:t xml:space="preserve"> N, </w:t>
      </w:r>
      <w:proofErr w:type="spellStart"/>
      <w:r w:rsidRPr="001B342B">
        <w:rPr>
          <w:rFonts w:ascii="Arial" w:hAnsi="Arial" w:cs="Arial"/>
          <w:color w:val="222222"/>
          <w:shd w:val="clear" w:color="auto" w:fill="FFFFFF"/>
          <w:lang w:val="en-US"/>
        </w:rPr>
        <w:t>Granato</w:t>
      </w:r>
      <w:proofErr w:type="spellEnd"/>
      <w:r w:rsidRPr="001B342B">
        <w:rPr>
          <w:rFonts w:ascii="Arial" w:hAnsi="Arial" w:cs="Arial"/>
          <w:color w:val="222222"/>
          <w:shd w:val="clear" w:color="auto" w:fill="FFFFFF"/>
          <w:lang w:val="en-US"/>
        </w:rPr>
        <w:t xml:space="preserve"> C, </w:t>
      </w:r>
      <w:proofErr w:type="spellStart"/>
      <w:r w:rsidRPr="001B342B">
        <w:rPr>
          <w:rFonts w:ascii="Arial" w:hAnsi="Arial" w:cs="Arial"/>
          <w:color w:val="222222"/>
          <w:shd w:val="clear" w:color="auto" w:fill="FFFFFF"/>
          <w:lang w:val="en-US"/>
        </w:rPr>
        <w:t>Galian</w:t>
      </w:r>
      <w:proofErr w:type="spellEnd"/>
      <w:r w:rsidRPr="001B342B">
        <w:rPr>
          <w:rFonts w:ascii="Arial" w:hAnsi="Arial" w:cs="Arial"/>
          <w:color w:val="222222"/>
          <w:shd w:val="clear" w:color="auto" w:fill="FFFFFF"/>
          <w:lang w:val="en-US"/>
        </w:rPr>
        <w:t xml:space="preserve"> L, Gutiérrez L, González-</w:t>
      </w:r>
      <w:proofErr w:type="spellStart"/>
      <w:r w:rsidRPr="001B342B">
        <w:rPr>
          <w:rFonts w:ascii="Arial" w:hAnsi="Arial" w:cs="Arial"/>
          <w:color w:val="222222"/>
          <w:shd w:val="clear" w:color="auto" w:fill="FFFFFF"/>
          <w:lang w:val="en-US"/>
        </w:rPr>
        <w:t>Alujas</w:t>
      </w:r>
      <w:proofErr w:type="spellEnd"/>
      <w:r w:rsidRPr="001B342B">
        <w:rPr>
          <w:rFonts w:ascii="Arial" w:hAnsi="Arial" w:cs="Arial"/>
          <w:color w:val="222222"/>
          <w:shd w:val="clear" w:color="auto" w:fill="FFFFFF"/>
          <w:lang w:val="en-US"/>
        </w:rPr>
        <w:t xml:space="preserve"> T, Sanchez V. Proximal aorta longitudinal strain predicts aortic root dilation rate and aortic events in </w:t>
      </w:r>
      <w:proofErr w:type="spellStart"/>
      <w:r w:rsidRPr="001B342B">
        <w:rPr>
          <w:rFonts w:ascii="Arial" w:hAnsi="Arial" w:cs="Arial"/>
          <w:color w:val="222222"/>
          <w:shd w:val="clear" w:color="auto" w:fill="FFFFFF"/>
          <w:lang w:val="en-US"/>
        </w:rPr>
        <w:t>Marfan</w:t>
      </w:r>
      <w:proofErr w:type="spellEnd"/>
      <w:r w:rsidRPr="001B342B">
        <w:rPr>
          <w:rFonts w:ascii="Arial" w:hAnsi="Arial" w:cs="Arial"/>
          <w:color w:val="222222"/>
          <w:shd w:val="clear" w:color="auto" w:fill="FFFFFF"/>
          <w:lang w:val="en-US"/>
        </w:rPr>
        <w:t xml:space="preserve"> syndrome. European heart journal. 2019 Jul 1;40(25):2047-55.</w:t>
      </w:r>
    </w:p>
    <w:p w14:paraId="4EE2A09F" w14:textId="60B67A4F" w:rsidR="00C61E4B" w:rsidRPr="001B342B" w:rsidRDefault="00C61E4B"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9</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Duprey</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Trabelsi</w:t>
      </w:r>
      <w:proofErr w:type="spellEnd"/>
      <w:r w:rsidRPr="001B342B">
        <w:rPr>
          <w:rFonts w:ascii="Arial" w:hAnsi="Arial" w:cs="Arial"/>
          <w:color w:val="222222"/>
          <w:shd w:val="clear" w:color="auto" w:fill="FFFFFF"/>
          <w:lang w:val="en-US"/>
        </w:rPr>
        <w:t xml:space="preserve">, O., </w:t>
      </w:r>
      <w:proofErr w:type="spellStart"/>
      <w:r w:rsidRPr="001B342B">
        <w:rPr>
          <w:rFonts w:ascii="Arial" w:hAnsi="Arial" w:cs="Arial"/>
          <w:color w:val="222222"/>
          <w:shd w:val="clear" w:color="auto" w:fill="FFFFFF"/>
          <w:lang w:val="en-US"/>
        </w:rPr>
        <w:t>Vola</w:t>
      </w:r>
      <w:proofErr w:type="spellEnd"/>
      <w:r w:rsidRPr="001B342B">
        <w:rPr>
          <w:rFonts w:ascii="Arial" w:hAnsi="Arial" w:cs="Arial"/>
          <w:color w:val="222222"/>
          <w:shd w:val="clear" w:color="auto" w:fill="FFFFFF"/>
          <w:lang w:val="en-US"/>
        </w:rPr>
        <w:t>, M., Favre, J.P. and Avril, S., 2016. Biaxial rupture properties of ascending thoracic aortic aneurysms. </w:t>
      </w:r>
      <w:proofErr w:type="spellStart"/>
      <w:r w:rsidRPr="001B342B">
        <w:rPr>
          <w:rFonts w:ascii="Arial" w:hAnsi="Arial" w:cs="Arial"/>
          <w:i/>
          <w:iCs/>
          <w:color w:val="222222"/>
          <w:shd w:val="clear" w:color="auto" w:fill="FFFFFF"/>
          <w:lang w:val="en-US"/>
        </w:rPr>
        <w:t>Acta</w:t>
      </w:r>
      <w:proofErr w:type="spellEnd"/>
      <w:r w:rsidRPr="001B342B">
        <w:rPr>
          <w:rFonts w:ascii="Arial" w:hAnsi="Arial" w:cs="Arial"/>
          <w:i/>
          <w:iCs/>
          <w:color w:val="222222"/>
          <w:shd w:val="clear" w:color="auto" w:fill="FFFFFF"/>
          <w:lang w:val="en-US"/>
        </w:rPr>
        <w:t xml:space="preserve"> </w:t>
      </w:r>
      <w:proofErr w:type="spellStart"/>
      <w:r w:rsidRPr="001B342B">
        <w:rPr>
          <w:rFonts w:ascii="Arial" w:hAnsi="Arial" w:cs="Arial"/>
          <w:i/>
          <w:iCs/>
          <w:color w:val="222222"/>
          <w:shd w:val="clear" w:color="auto" w:fill="FFFFFF"/>
          <w:lang w:val="en-US"/>
        </w:rPr>
        <w:t>biomaterialia</w:t>
      </w:r>
      <w:proofErr w:type="spellEnd"/>
      <w:r w:rsidRPr="001B342B">
        <w:rPr>
          <w:rFonts w:ascii="Arial" w:hAnsi="Arial" w:cs="Arial"/>
          <w:color w:val="222222"/>
          <w:shd w:val="clear" w:color="auto" w:fill="FFFFFF"/>
          <w:lang w:val="en-US"/>
        </w:rPr>
        <w:t>, </w:t>
      </w:r>
      <w:r w:rsidRPr="001B342B">
        <w:rPr>
          <w:rFonts w:ascii="Arial" w:hAnsi="Arial" w:cs="Arial"/>
          <w:i/>
          <w:iCs/>
          <w:color w:val="222222"/>
          <w:shd w:val="clear" w:color="auto" w:fill="FFFFFF"/>
          <w:lang w:val="en-US"/>
        </w:rPr>
        <w:t>42</w:t>
      </w:r>
      <w:r w:rsidRPr="001B342B">
        <w:rPr>
          <w:rFonts w:ascii="Arial" w:hAnsi="Arial" w:cs="Arial"/>
          <w:color w:val="222222"/>
          <w:shd w:val="clear" w:color="auto" w:fill="FFFFFF"/>
          <w:lang w:val="en-US"/>
        </w:rPr>
        <w:t>, pp.273-285.</w:t>
      </w:r>
    </w:p>
    <w:p w14:paraId="6738DF5B" w14:textId="537F1BF0" w:rsidR="00636F3E" w:rsidRDefault="00636F3E"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10</w:t>
      </w:r>
      <w:r w:rsidRPr="001B342B">
        <w:rPr>
          <w:rFonts w:ascii="Arial" w:hAnsi="Arial" w:cs="Arial"/>
          <w:color w:val="222222"/>
          <w:shd w:val="clear" w:color="auto" w:fill="FFFFFF"/>
          <w:lang w:val="en-US"/>
        </w:rPr>
        <w:t xml:space="preserve">] Morrison TM, Choi G, </w:t>
      </w:r>
      <w:proofErr w:type="spellStart"/>
      <w:r w:rsidRPr="001B342B">
        <w:rPr>
          <w:rFonts w:ascii="Arial" w:hAnsi="Arial" w:cs="Arial"/>
          <w:color w:val="222222"/>
          <w:shd w:val="clear" w:color="auto" w:fill="FFFFFF"/>
          <w:lang w:val="en-US"/>
        </w:rPr>
        <w:t>Zarins</w:t>
      </w:r>
      <w:proofErr w:type="spellEnd"/>
      <w:r w:rsidRPr="001B342B">
        <w:rPr>
          <w:rFonts w:ascii="Arial" w:hAnsi="Arial" w:cs="Arial"/>
          <w:color w:val="222222"/>
          <w:shd w:val="clear" w:color="auto" w:fill="FFFFFF"/>
          <w:lang w:val="en-US"/>
        </w:rPr>
        <w:t xml:space="preserve"> CK, Taylor CA. Circumferential and longitudinal cyclic strain of the human thoracic aorta: age-related changes. Journal of vascular surgery. 2009 Apr 1;49(4):1029-36.</w:t>
      </w:r>
    </w:p>
    <w:p w14:paraId="0BDD9FF8" w14:textId="4E5FADF6" w:rsidR="00110575" w:rsidRPr="00D103DE" w:rsidRDefault="00110575" w:rsidP="001A55C6">
      <w:pPr>
        <w:spacing w:line="240" w:lineRule="auto"/>
        <w:rPr>
          <w:rFonts w:ascii="Arial" w:hAnsi="Arial" w:cs="Arial"/>
          <w:color w:val="222222"/>
          <w:shd w:val="clear" w:color="auto" w:fill="FFFFFF"/>
        </w:rPr>
      </w:pPr>
      <w:r w:rsidRPr="0039048D">
        <w:rPr>
          <w:rFonts w:ascii="Arial" w:hAnsi="Arial" w:cs="Arial"/>
          <w:color w:val="222222"/>
          <w:shd w:val="clear" w:color="auto" w:fill="FFFFFF"/>
          <w:lang w:val="en-US"/>
          <w:rPrChange w:id="308" w:author="Parikh, Shaiv (BME)" w:date="2021-03-08T09:42:00Z">
            <w:rPr>
              <w:rFonts w:ascii="Arial" w:hAnsi="Arial" w:cs="Arial"/>
              <w:color w:val="222222"/>
              <w:shd w:val="clear" w:color="auto" w:fill="FFFFFF"/>
            </w:rPr>
          </w:rPrChange>
        </w:rPr>
        <w:t>[1</w:t>
      </w:r>
      <w:r w:rsidR="00250DDB" w:rsidRPr="0039048D">
        <w:rPr>
          <w:rFonts w:ascii="Arial" w:hAnsi="Arial" w:cs="Arial"/>
          <w:color w:val="222222"/>
          <w:shd w:val="clear" w:color="auto" w:fill="FFFFFF"/>
          <w:lang w:val="en-US"/>
          <w:rPrChange w:id="309" w:author="Parikh, Shaiv (BME)" w:date="2021-03-08T09:42:00Z">
            <w:rPr>
              <w:rFonts w:ascii="Arial" w:hAnsi="Arial" w:cs="Arial"/>
              <w:color w:val="222222"/>
              <w:shd w:val="clear" w:color="auto" w:fill="FFFFFF"/>
            </w:rPr>
          </w:rPrChange>
        </w:rPr>
        <w:t>1</w:t>
      </w:r>
      <w:r w:rsidRPr="0039048D">
        <w:rPr>
          <w:rFonts w:ascii="Arial" w:hAnsi="Arial" w:cs="Arial"/>
          <w:color w:val="222222"/>
          <w:shd w:val="clear" w:color="auto" w:fill="FFFFFF"/>
          <w:lang w:val="en-US"/>
          <w:rPrChange w:id="310" w:author="Parikh, Shaiv (BME)" w:date="2021-03-08T09:42:00Z">
            <w:rPr>
              <w:rFonts w:ascii="Arial" w:hAnsi="Arial" w:cs="Arial"/>
              <w:color w:val="222222"/>
              <w:shd w:val="clear" w:color="auto" w:fill="FFFFFF"/>
            </w:rPr>
          </w:rPrChange>
        </w:rPr>
        <w:t xml:space="preserve">] </w:t>
      </w:r>
      <w:proofErr w:type="spellStart"/>
      <w:r w:rsidR="00484B16" w:rsidRPr="0039048D">
        <w:rPr>
          <w:rFonts w:ascii="Arial" w:hAnsi="Arial" w:cs="Arial"/>
          <w:color w:val="222222"/>
          <w:shd w:val="clear" w:color="auto" w:fill="FFFFFF"/>
          <w:lang w:val="en-US"/>
          <w:rPrChange w:id="311" w:author="Parikh, Shaiv (BME)" w:date="2021-03-08T09:42:00Z">
            <w:rPr>
              <w:rFonts w:ascii="Arial" w:hAnsi="Arial" w:cs="Arial"/>
              <w:color w:val="222222"/>
              <w:shd w:val="clear" w:color="auto" w:fill="FFFFFF"/>
            </w:rPr>
          </w:rPrChange>
        </w:rPr>
        <w:t>Wittek</w:t>
      </w:r>
      <w:proofErr w:type="spellEnd"/>
      <w:r w:rsidR="00484B16" w:rsidRPr="0039048D">
        <w:rPr>
          <w:rFonts w:ascii="Arial" w:hAnsi="Arial" w:cs="Arial"/>
          <w:color w:val="222222"/>
          <w:shd w:val="clear" w:color="auto" w:fill="FFFFFF"/>
          <w:lang w:val="en-US"/>
          <w:rPrChange w:id="312" w:author="Parikh, Shaiv (BME)" w:date="2021-03-08T09:42:00Z">
            <w:rPr>
              <w:rFonts w:ascii="Arial" w:hAnsi="Arial" w:cs="Arial"/>
              <w:color w:val="222222"/>
              <w:shd w:val="clear" w:color="auto" w:fill="FFFFFF"/>
            </w:rPr>
          </w:rPrChange>
        </w:rPr>
        <w:t xml:space="preserve">, A., </w:t>
      </w:r>
      <w:proofErr w:type="spellStart"/>
      <w:r w:rsidR="00484B16" w:rsidRPr="0039048D">
        <w:rPr>
          <w:rFonts w:ascii="Arial" w:hAnsi="Arial" w:cs="Arial"/>
          <w:color w:val="222222"/>
          <w:shd w:val="clear" w:color="auto" w:fill="FFFFFF"/>
          <w:lang w:val="en-US"/>
          <w:rPrChange w:id="313" w:author="Parikh, Shaiv (BME)" w:date="2021-03-08T09:42:00Z">
            <w:rPr>
              <w:rFonts w:ascii="Arial" w:hAnsi="Arial" w:cs="Arial"/>
              <w:color w:val="222222"/>
              <w:shd w:val="clear" w:color="auto" w:fill="FFFFFF"/>
            </w:rPr>
          </w:rPrChange>
        </w:rPr>
        <w:t>Karatolios</w:t>
      </w:r>
      <w:proofErr w:type="spellEnd"/>
      <w:r w:rsidR="00484B16" w:rsidRPr="0039048D">
        <w:rPr>
          <w:rFonts w:ascii="Arial" w:hAnsi="Arial" w:cs="Arial"/>
          <w:color w:val="222222"/>
          <w:shd w:val="clear" w:color="auto" w:fill="FFFFFF"/>
          <w:lang w:val="en-US"/>
          <w:rPrChange w:id="314" w:author="Parikh, Shaiv (BME)" w:date="2021-03-08T09:42:00Z">
            <w:rPr>
              <w:rFonts w:ascii="Arial" w:hAnsi="Arial" w:cs="Arial"/>
              <w:color w:val="222222"/>
              <w:shd w:val="clear" w:color="auto" w:fill="FFFFFF"/>
            </w:rPr>
          </w:rPrChange>
        </w:rPr>
        <w:t xml:space="preserve">, K., </w:t>
      </w:r>
      <w:proofErr w:type="spellStart"/>
      <w:r w:rsidR="00484B16" w:rsidRPr="0039048D">
        <w:rPr>
          <w:rFonts w:ascii="Arial" w:hAnsi="Arial" w:cs="Arial"/>
          <w:color w:val="222222"/>
          <w:shd w:val="clear" w:color="auto" w:fill="FFFFFF"/>
          <w:lang w:val="en-US"/>
          <w:rPrChange w:id="315" w:author="Parikh, Shaiv (BME)" w:date="2021-03-08T09:42:00Z">
            <w:rPr>
              <w:rFonts w:ascii="Arial" w:hAnsi="Arial" w:cs="Arial"/>
              <w:color w:val="222222"/>
              <w:shd w:val="clear" w:color="auto" w:fill="FFFFFF"/>
            </w:rPr>
          </w:rPrChange>
        </w:rPr>
        <w:t>Fritzen</w:t>
      </w:r>
      <w:proofErr w:type="spellEnd"/>
      <w:r w:rsidR="00484B16" w:rsidRPr="0039048D">
        <w:rPr>
          <w:rFonts w:ascii="Arial" w:hAnsi="Arial" w:cs="Arial"/>
          <w:color w:val="222222"/>
          <w:shd w:val="clear" w:color="auto" w:fill="FFFFFF"/>
          <w:lang w:val="en-US"/>
          <w:rPrChange w:id="316" w:author="Parikh, Shaiv (BME)" w:date="2021-03-08T09:42:00Z">
            <w:rPr>
              <w:rFonts w:ascii="Arial" w:hAnsi="Arial" w:cs="Arial"/>
              <w:color w:val="222222"/>
              <w:shd w:val="clear" w:color="auto" w:fill="FFFFFF"/>
            </w:rPr>
          </w:rPrChange>
        </w:rPr>
        <w:t xml:space="preserve">, C.P., </w:t>
      </w:r>
      <w:proofErr w:type="spellStart"/>
      <w:r w:rsidR="00484B16" w:rsidRPr="0039048D">
        <w:rPr>
          <w:rFonts w:ascii="Arial" w:hAnsi="Arial" w:cs="Arial"/>
          <w:color w:val="222222"/>
          <w:shd w:val="clear" w:color="auto" w:fill="FFFFFF"/>
          <w:lang w:val="en-US"/>
          <w:rPrChange w:id="317" w:author="Parikh, Shaiv (BME)" w:date="2021-03-08T09:42:00Z">
            <w:rPr>
              <w:rFonts w:ascii="Arial" w:hAnsi="Arial" w:cs="Arial"/>
              <w:color w:val="222222"/>
              <w:shd w:val="clear" w:color="auto" w:fill="FFFFFF"/>
            </w:rPr>
          </w:rPrChange>
        </w:rPr>
        <w:t>Bereiter</w:t>
      </w:r>
      <w:proofErr w:type="spellEnd"/>
      <w:r w:rsidR="00484B16" w:rsidRPr="0039048D">
        <w:rPr>
          <w:rFonts w:ascii="Arial" w:hAnsi="Arial" w:cs="Arial"/>
          <w:color w:val="222222"/>
          <w:shd w:val="clear" w:color="auto" w:fill="FFFFFF"/>
          <w:lang w:val="en-US"/>
          <w:rPrChange w:id="318" w:author="Parikh, Shaiv (BME)" w:date="2021-03-08T09:42:00Z">
            <w:rPr>
              <w:rFonts w:ascii="Arial" w:hAnsi="Arial" w:cs="Arial"/>
              <w:color w:val="222222"/>
              <w:shd w:val="clear" w:color="auto" w:fill="FFFFFF"/>
            </w:rPr>
          </w:rPrChange>
        </w:rPr>
        <w:t xml:space="preserve">-Hahn, J., </w:t>
      </w:r>
      <w:proofErr w:type="spellStart"/>
      <w:r w:rsidR="00484B16" w:rsidRPr="0039048D">
        <w:rPr>
          <w:rFonts w:ascii="Arial" w:hAnsi="Arial" w:cs="Arial"/>
          <w:color w:val="222222"/>
          <w:shd w:val="clear" w:color="auto" w:fill="FFFFFF"/>
          <w:lang w:val="en-US"/>
          <w:rPrChange w:id="319" w:author="Parikh, Shaiv (BME)" w:date="2021-03-08T09:42:00Z">
            <w:rPr>
              <w:rFonts w:ascii="Arial" w:hAnsi="Arial" w:cs="Arial"/>
              <w:color w:val="222222"/>
              <w:shd w:val="clear" w:color="auto" w:fill="FFFFFF"/>
            </w:rPr>
          </w:rPrChange>
        </w:rPr>
        <w:t>Schieffer</w:t>
      </w:r>
      <w:proofErr w:type="spellEnd"/>
      <w:r w:rsidR="00484B16" w:rsidRPr="0039048D">
        <w:rPr>
          <w:rFonts w:ascii="Arial" w:hAnsi="Arial" w:cs="Arial"/>
          <w:color w:val="222222"/>
          <w:shd w:val="clear" w:color="auto" w:fill="FFFFFF"/>
          <w:lang w:val="en-US"/>
          <w:rPrChange w:id="320" w:author="Parikh, Shaiv (BME)" w:date="2021-03-08T09:42:00Z">
            <w:rPr>
              <w:rFonts w:ascii="Arial" w:hAnsi="Arial" w:cs="Arial"/>
              <w:color w:val="222222"/>
              <w:shd w:val="clear" w:color="auto" w:fill="FFFFFF"/>
            </w:rPr>
          </w:rPrChange>
        </w:rPr>
        <w:t xml:space="preserve">, B., </w:t>
      </w:r>
      <w:proofErr w:type="spellStart"/>
      <w:r w:rsidR="00484B16" w:rsidRPr="0039048D">
        <w:rPr>
          <w:rFonts w:ascii="Arial" w:hAnsi="Arial" w:cs="Arial"/>
          <w:color w:val="222222"/>
          <w:shd w:val="clear" w:color="auto" w:fill="FFFFFF"/>
          <w:lang w:val="en-US"/>
          <w:rPrChange w:id="321" w:author="Parikh, Shaiv (BME)" w:date="2021-03-08T09:42:00Z">
            <w:rPr>
              <w:rFonts w:ascii="Arial" w:hAnsi="Arial" w:cs="Arial"/>
              <w:color w:val="222222"/>
              <w:shd w:val="clear" w:color="auto" w:fill="FFFFFF"/>
            </w:rPr>
          </w:rPrChange>
        </w:rPr>
        <w:t>Moosdorf</w:t>
      </w:r>
      <w:proofErr w:type="spellEnd"/>
      <w:r w:rsidR="00484B16" w:rsidRPr="0039048D">
        <w:rPr>
          <w:rFonts w:ascii="Arial" w:hAnsi="Arial" w:cs="Arial"/>
          <w:color w:val="222222"/>
          <w:shd w:val="clear" w:color="auto" w:fill="FFFFFF"/>
          <w:lang w:val="en-US"/>
          <w:rPrChange w:id="322" w:author="Parikh, Shaiv (BME)" w:date="2021-03-08T09:42:00Z">
            <w:rPr>
              <w:rFonts w:ascii="Arial" w:hAnsi="Arial" w:cs="Arial"/>
              <w:color w:val="222222"/>
              <w:shd w:val="clear" w:color="auto" w:fill="FFFFFF"/>
            </w:rPr>
          </w:rPrChange>
        </w:rPr>
        <w:t xml:space="preserve">, R., Vogt, S. and </w:t>
      </w:r>
      <w:proofErr w:type="spellStart"/>
      <w:r w:rsidR="00484B16" w:rsidRPr="0039048D">
        <w:rPr>
          <w:rFonts w:ascii="Arial" w:hAnsi="Arial" w:cs="Arial"/>
          <w:color w:val="222222"/>
          <w:shd w:val="clear" w:color="auto" w:fill="FFFFFF"/>
          <w:lang w:val="en-US"/>
          <w:rPrChange w:id="323" w:author="Parikh, Shaiv (BME)" w:date="2021-03-08T09:42:00Z">
            <w:rPr>
              <w:rFonts w:ascii="Arial" w:hAnsi="Arial" w:cs="Arial"/>
              <w:color w:val="222222"/>
              <w:shd w:val="clear" w:color="auto" w:fill="FFFFFF"/>
            </w:rPr>
          </w:rPrChange>
        </w:rPr>
        <w:t>Blase</w:t>
      </w:r>
      <w:proofErr w:type="spellEnd"/>
      <w:r w:rsidR="00484B16" w:rsidRPr="0039048D">
        <w:rPr>
          <w:rFonts w:ascii="Arial" w:hAnsi="Arial" w:cs="Arial"/>
          <w:color w:val="222222"/>
          <w:shd w:val="clear" w:color="auto" w:fill="FFFFFF"/>
          <w:lang w:val="en-US"/>
          <w:rPrChange w:id="324" w:author="Parikh, Shaiv (BME)" w:date="2021-03-08T09:42:00Z">
            <w:rPr>
              <w:rFonts w:ascii="Arial" w:hAnsi="Arial" w:cs="Arial"/>
              <w:color w:val="222222"/>
              <w:shd w:val="clear" w:color="auto" w:fill="FFFFFF"/>
            </w:rPr>
          </w:rPrChange>
        </w:rPr>
        <w:t xml:space="preserve">, C., 2016. </w:t>
      </w:r>
      <w:r w:rsidR="00484B16" w:rsidRPr="00484B16">
        <w:rPr>
          <w:rFonts w:ascii="Arial" w:hAnsi="Arial" w:cs="Arial"/>
          <w:color w:val="222222"/>
          <w:shd w:val="clear" w:color="auto" w:fill="FFFFFF"/>
          <w:lang w:val="en-US"/>
        </w:rPr>
        <w:t>Cyclic three-dimensional wall motion of the human ascending and abdominal aorta characterized by time-resolved three-dimensional ultrasound speckle tracking. </w:t>
      </w:r>
      <w:proofErr w:type="spellStart"/>
      <w:r w:rsidR="00484B16" w:rsidRPr="00D103DE">
        <w:rPr>
          <w:rFonts w:ascii="Arial" w:hAnsi="Arial" w:cs="Arial"/>
          <w:i/>
          <w:iCs/>
          <w:color w:val="222222"/>
          <w:shd w:val="clear" w:color="auto" w:fill="FFFFFF"/>
        </w:rPr>
        <w:t>Biomechanics</w:t>
      </w:r>
      <w:proofErr w:type="spellEnd"/>
      <w:r w:rsidR="00484B16" w:rsidRPr="00D103DE">
        <w:rPr>
          <w:rFonts w:ascii="Arial" w:hAnsi="Arial" w:cs="Arial"/>
          <w:i/>
          <w:iCs/>
          <w:color w:val="222222"/>
          <w:shd w:val="clear" w:color="auto" w:fill="FFFFFF"/>
        </w:rPr>
        <w:t xml:space="preserve"> </w:t>
      </w:r>
      <w:proofErr w:type="spellStart"/>
      <w:r w:rsidR="00484B16" w:rsidRPr="00D103DE">
        <w:rPr>
          <w:rFonts w:ascii="Arial" w:hAnsi="Arial" w:cs="Arial"/>
          <w:i/>
          <w:iCs/>
          <w:color w:val="222222"/>
          <w:shd w:val="clear" w:color="auto" w:fill="FFFFFF"/>
        </w:rPr>
        <w:t>and</w:t>
      </w:r>
      <w:proofErr w:type="spellEnd"/>
      <w:r w:rsidR="00484B16" w:rsidRPr="00D103DE">
        <w:rPr>
          <w:rFonts w:ascii="Arial" w:hAnsi="Arial" w:cs="Arial"/>
          <w:i/>
          <w:iCs/>
          <w:color w:val="222222"/>
          <w:shd w:val="clear" w:color="auto" w:fill="FFFFFF"/>
        </w:rPr>
        <w:t xml:space="preserve"> </w:t>
      </w:r>
      <w:proofErr w:type="spellStart"/>
      <w:r w:rsidR="00484B16" w:rsidRPr="00D103DE">
        <w:rPr>
          <w:rFonts w:ascii="Arial" w:hAnsi="Arial" w:cs="Arial"/>
          <w:i/>
          <w:iCs/>
          <w:color w:val="222222"/>
          <w:shd w:val="clear" w:color="auto" w:fill="FFFFFF"/>
        </w:rPr>
        <w:t>modeling</w:t>
      </w:r>
      <w:proofErr w:type="spellEnd"/>
      <w:r w:rsidR="00484B16" w:rsidRPr="00D103DE">
        <w:rPr>
          <w:rFonts w:ascii="Arial" w:hAnsi="Arial" w:cs="Arial"/>
          <w:i/>
          <w:iCs/>
          <w:color w:val="222222"/>
          <w:shd w:val="clear" w:color="auto" w:fill="FFFFFF"/>
        </w:rPr>
        <w:t xml:space="preserve"> in </w:t>
      </w:r>
      <w:proofErr w:type="spellStart"/>
      <w:r w:rsidR="00484B16" w:rsidRPr="00D103DE">
        <w:rPr>
          <w:rFonts w:ascii="Arial" w:hAnsi="Arial" w:cs="Arial"/>
          <w:i/>
          <w:iCs/>
          <w:color w:val="222222"/>
          <w:shd w:val="clear" w:color="auto" w:fill="FFFFFF"/>
        </w:rPr>
        <w:t>mechanobiology</w:t>
      </w:r>
      <w:proofErr w:type="spellEnd"/>
      <w:r w:rsidR="00484B16" w:rsidRPr="00D103DE">
        <w:rPr>
          <w:rFonts w:ascii="Arial" w:hAnsi="Arial" w:cs="Arial"/>
          <w:color w:val="222222"/>
          <w:shd w:val="clear" w:color="auto" w:fill="FFFFFF"/>
        </w:rPr>
        <w:t>, </w:t>
      </w:r>
      <w:r w:rsidR="00484B16" w:rsidRPr="00D103DE">
        <w:rPr>
          <w:rFonts w:ascii="Arial" w:hAnsi="Arial" w:cs="Arial"/>
          <w:i/>
          <w:iCs/>
          <w:color w:val="222222"/>
          <w:shd w:val="clear" w:color="auto" w:fill="FFFFFF"/>
        </w:rPr>
        <w:t>15</w:t>
      </w:r>
      <w:r w:rsidR="00484B16" w:rsidRPr="00D103DE">
        <w:rPr>
          <w:rFonts w:ascii="Arial" w:hAnsi="Arial" w:cs="Arial"/>
          <w:color w:val="222222"/>
          <w:shd w:val="clear" w:color="auto" w:fill="FFFFFF"/>
        </w:rPr>
        <w:t>(5), pp.1375-1388.</w:t>
      </w:r>
    </w:p>
    <w:p w14:paraId="6C534E6E" w14:textId="1FEE8464" w:rsidR="00536026" w:rsidRPr="009F0535" w:rsidRDefault="00536026" w:rsidP="001A55C6">
      <w:pPr>
        <w:spacing w:line="240" w:lineRule="auto"/>
        <w:rPr>
          <w:rFonts w:ascii="Arial" w:hAnsi="Arial" w:cs="Arial"/>
          <w:color w:val="222222"/>
          <w:shd w:val="clear" w:color="auto" w:fill="FFFFFF"/>
          <w:lang w:val="en-US"/>
        </w:rPr>
      </w:pPr>
      <w:r w:rsidRPr="004B1483">
        <w:rPr>
          <w:rFonts w:ascii="Arial" w:hAnsi="Arial" w:cs="Arial"/>
          <w:color w:val="222222"/>
          <w:shd w:val="clear" w:color="auto" w:fill="FFFFFF"/>
        </w:rPr>
        <w:t>[1</w:t>
      </w:r>
      <w:r w:rsidR="00250DDB" w:rsidRPr="009F0535">
        <w:rPr>
          <w:rFonts w:ascii="Arial" w:hAnsi="Arial" w:cs="Arial"/>
          <w:color w:val="222222"/>
          <w:shd w:val="clear" w:color="auto" w:fill="FFFFFF"/>
        </w:rPr>
        <w:t>2</w:t>
      </w:r>
      <w:r w:rsidRPr="004B1483">
        <w:rPr>
          <w:rFonts w:ascii="Arial" w:hAnsi="Arial" w:cs="Arial"/>
          <w:color w:val="222222"/>
          <w:shd w:val="clear" w:color="auto" w:fill="FFFFFF"/>
        </w:rPr>
        <w:t xml:space="preserve">] van Disseldorp EM, Nijs J, Tan ME, van de Vosse FN, </w:t>
      </w:r>
      <w:proofErr w:type="spellStart"/>
      <w:r w:rsidRPr="004B1483">
        <w:rPr>
          <w:rFonts w:ascii="Arial" w:hAnsi="Arial" w:cs="Arial"/>
          <w:color w:val="222222"/>
          <w:shd w:val="clear" w:color="auto" w:fill="FFFFFF"/>
        </w:rPr>
        <w:t>Lopata</w:t>
      </w:r>
      <w:proofErr w:type="spellEnd"/>
      <w:r w:rsidRPr="004B1483">
        <w:rPr>
          <w:rFonts w:ascii="Arial" w:hAnsi="Arial" w:cs="Arial"/>
          <w:color w:val="222222"/>
          <w:shd w:val="clear" w:color="auto" w:fill="FFFFFF"/>
        </w:rPr>
        <w:t xml:space="preserve"> RG. </w:t>
      </w:r>
      <w:r w:rsidRPr="00D103DE">
        <w:rPr>
          <w:rFonts w:ascii="Arial" w:hAnsi="Arial" w:cs="Arial"/>
          <w:color w:val="222222"/>
          <w:shd w:val="clear" w:color="auto" w:fill="FFFFFF"/>
          <w:lang w:val="en-US"/>
        </w:rPr>
        <w:t xml:space="preserve">Mechanical characterization of ascending thoracic aortic aneurysms using 4D ultrasound. </w:t>
      </w:r>
      <w:proofErr w:type="spellStart"/>
      <w:r w:rsidRPr="004B1483">
        <w:rPr>
          <w:rFonts w:ascii="Arial" w:hAnsi="Arial" w:cs="Arial"/>
          <w:color w:val="222222"/>
          <w:shd w:val="clear" w:color="auto" w:fill="FFFFFF"/>
          <w:lang w:val="en-US"/>
        </w:rPr>
        <w:t>InMate</w:t>
      </w:r>
      <w:proofErr w:type="spellEnd"/>
      <w:r w:rsidRPr="004B1483">
        <w:rPr>
          <w:rFonts w:ascii="Arial" w:hAnsi="Arial" w:cs="Arial"/>
          <w:color w:val="222222"/>
          <w:shd w:val="clear" w:color="auto" w:fill="FFFFFF"/>
          <w:lang w:val="en-US"/>
        </w:rPr>
        <w:t xml:space="preserve"> Poster Award 2014: 19th Annual Poster Contest 2014.</w:t>
      </w:r>
    </w:p>
    <w:p w14:paraId="504EB4E0" w14:textId="47A1A629" w:rsidR="00484B16" w:rsidRPr="00110575" w:rsidRDefault="00484B16" w:rsidP="001A55C6">
      <w:pPr>
        <w:spacing w:line="240" w:lineRule="auto"/>
        <w:rPr>
          <w:rFonts w:ascii="Arial" w:hAnsi="Arial" w:cs="Arial"/>
          <w:color w:val="222222"/>
          <w:shd w:val="clear" w:color="auto" w:fill="FFFFFF"/>
          <w:lang w:val="en-US"/>
        </w:rPr>
      </w:pPr>
      <w:r>
        <w:rPr>
          <w:rFonts w:ascii="Arial" w:hAnsi="Arial" w:cs="Arial"/>
          <w:color w:val="222222"/>
          <w:shd w:val="clear" w:color="auto" w:fill="FFFFFF"/>
          <w:lang w:val="en-US"/>
        </w:rPr>
        <w:t>[1</w:t>
      </w:r>
      <w:r w:rsidR="00250DDB">
        <w:rPr>
          <w:rFonts w:ascii="Arial" w:hAnsi="Arial" w:cs="Arial"/>
          <w:color w:val="222222"/>
          <w:shd w:val="clear" w:color="auto" w:fill="FFFFFF"/>
          <w:lang w:val="en-US"/>
        </w:rPr>
        <w:t>3</w:t>
      </w:r>
      <w:r>
        <w:rPr>
          <w:rFonts w:ascii="Arial" w:hAnsi="Arial" w:cs="Arial"/>
          <w:color w:val="222222"/>
          <w:shd w:val="clear" w:color="auto" w:fill="FFFFFF"/>
          <w:lang w:val="en-US"/>
        </w:rPr>
        <w:t>]</w:t>
      </w:r>
      <w:r w:rsidRPr="00484B16">
        <w:rPr>
          <w:rFonts w:ascii="Arial" w:hAnsi="Arial" w:cs="Arial"/>
          <w:color w:val="222222"/>
          <w:sz w:val="20"/>
          <w:szCs w:val="20"/>
          <w:shd w:val="clear" w:color="auto" w:fill="FFFFFF"/>
          <w:lang w:val="en-US"/>
        </w:rPr>
        <w:t xml:space="preserve"> </w:t>
      </w:r>
      <w:proofErr w:type="spellStart"/>
      <w:r w:rsidRPr="00484B16">
        <w:rPr>
          <w:rFonts w:ascii="Arial" w:hAnsi="Arial" w:cs="Arial"/>
          <w:color w:val="222222"/>
          <w:shd w:val="clear" w:color="auto" w:fill="FFFFFF"/>
          <w:lang w:val="en-US"/>
        </w:rPr>
        <w:t>Stålhand</w:t>
      </w:r>
      <w:proofErr w:type="spellEnd"/>
      <w:r w:rsidRPr="00484B16">
        <w:rPr>
          <w:rFonts w:ascii="Arial" w:hAnsi="Arial" w:cs="Arial"/>
          <w:color w:val="222222"/>
          <w:shd w:val="clear" w:color="auto" w:fill="FFFFFF"/>
          <w:lang w:val="en-US"/>
        </w:rPr>
        <w:t>, J., 2009. Determination of human arterial wall parameters from clinical data. </w:t>
      </w:r>
      <w:r w:rsidRPr="00484B16">
        <w:rPr>
          <w:rFonts w:ascii="Arial" w:hAnsi="Arial" w:cs="Arial"/>
          <w:i/>
          <w:iCs/>
          <w:color w:val="222222"/>
          <w:shd w:val="clear" w:color="auto" w:fill="FFFFFF"/>
          <w:lang w:val="en-US"/>
        </w:rPr>
        <w:t xml:space="preserve">Biomechanics and modeling in </w:t>
      </w:r>
      <w:proofErr w:type="spellStart"/>
      <w:r w:rsidRPr="00484B16">
        <w:rPr>
          <w:rFonts w:ascii="Arial" w:hAnsi="Arial" w:cs="Arial"/>
          <w:i/>
          <w:iCs/>
          <w:color w:val="222222"/>
          <w:shd w:val="clear" w:color="auto" w:fill="FFFFFF"/>
          <w:lang w:val="en-US"/>
        </w:rPr>
        <w:t>mechanobiology</w:t>
      </w:r>
      <w:proofErr w:type="spellEnd"/>
      <w:r w:rsidRPr="00484B16">
        <w:rPr>
          <w:rFonts w:ascii="Arial" w:hAnsi="Arial" w:cs="Arial"/>
          <w:color w:val="222222"/>
          <w:shd w:val="clear" w:color="auto" w:fill="FFFFFF"/>
          <w:lang w:val="en-US"/>
        </w:rPr>
        <w:t>, </w:t>
      </w:r>
      <w:r w:rsidRPr="00484B16">
        <w:rPr>
          <w:rFonts w:ascii="Arial" w:hAnsi="Arial" w:cs="Arial"/>
          <w:i/>
          <w:iCs/>
          <w:color w:val="222222"/>
          <w:shd w:val="clear" w:color="auto" w:fill="FFFFFF"/>
          <w:lang w:val="en-US"/>
        </w:rPr>
        <w:t>8</w:t>
      </w:r>
      <w:r w:rsidRPr="00484B16">
        <w:rPr>
          <w:rFonts w:ascii="Arial" w:hAnsi="Arial" w:cs="Arial"/>
          <w:color w:val="222222"/>
          <w:shd w:val="clear" w:color="auto" w:fill="FFFFFF"/>
          <w:lang w:val="en-US"/>
        </w:rPr>
        <w:t>(2), pp.141-148.</w:t>
      </w:r>
    </w:p>
    <w:p w14:paraId="767DCFA9" w14:textId="1F704D09" w:rsidR="000113BB" w:rsidRPr="001B342B" w:rsidRDefault="00110575" w:rsidP="001A55C6">
      <w:pPr>
        <w:spacing w:line="240" w:lineRule="auto"/>
        <w:rPr>
          <w:rFonts w:ascii="Arial" w:hAnsi="Arial" w:cs="Arial"/>
          <w:b/>
          <w:lang w:val="en-US"/>
        </w:rPr>
      </w:pPr>
      <w:r>
        <w:rPr>
          <w:rFonts w:ascii="Arial" w:hAnsi="Arial" w:cs="Arial"/>
          <w:color w:val="222222"/>
          <w:shd w:val="clear" w:color="auto" w:fill="FFFFFF"/>
          <w:lang w:val="en-US"/>
        </w:rPr>
        <w:t>[1</w:t>
      </w:r>
      <w:r w:rsidR="00250DDB">
        <w:rPr>
          <w:rFonts w:ascii="Arial" w:hAnsi="Arial" w:cs="Arial"/>
          <w:color w:val="222222"/>
          <w:shd w:val="clear" w:color="auto" w:fill="FFFFFF"/>
          <w:lang w:val="en-US"/>
        </w:rPr>
        <w:t>4</w:t>
      </w:r>
      <w:r w:rsidR="000113BB" w:rsidRPr="001B342B">
        <w:rPr>
          <w:rFonts w:ascii="Arial" w:hAnsi="Arial" w:cs="Arial"/>
          <w:color w:val="222222"/>
          <w:shd w:val="clear" w:color="auto" w:fill="FFFFFF"/>
          <w:lang w:val="en-US"/>
        </w:rPr>
        <w:t>]</w:t>
      </w:r>
      <w:r w:rsidR="00484B16" w:rsidRPr="00484B16">
        <w:rPr>
          <w:rFonts w:ascii="Arial" w:hAnsi="Arial" w:cs="Arial"/>
          <w:color w:val="222222"/>
          <w:sz w:val="20"/>
          <w:szCs w:val="20"/>
          <w:shd w:val="clear" w:color="auto" w:fill="FFFFFF"/>
          <w:lang w:val="en-US"/>
        </w:rPr>
        <w:t xml:space="preserve"> </w:t>
      </w:r>
      <w:proofErr w:type="spellStart"/>
      <w:r w:rsidR="00484B16" w:rsidRPr="00484B16">
        <w:rPr>
          <w:rFonts w:ascii="Arial" w:hAnsi="Arial" w:cs="Arial"/>
          <w:color w:val="222222"/>
          <w:shd w:val="clear" w:color="auto" w:fill="FFFFFF"/>
          <w:lang w:val="en-US"/>
        </w:rPr>
        <w:t>Rabkin</w:t>
      </w:r>
      <w:proofErr w:type="spellEnd"/>
      <w:r w:rsidR="00484B16" w:rsidRPr="00484B16">
        <w:rPr>
          <w:rFonts w:ascii="Arial" w:hAnsi="Arial" w:cs="Arial"/>
          <w:color w:val="222222"/>
          <w:shd w:val="clear" w:color="auto" w:fill="FFFFFF"/>
          <w:lang w:val="en-US"/>
        </w:rPr>
        <w:t xml:space="preserve">, S.W. and </w:t>
      </w:r>
      <w:proofErr w:type="spellStart"/>
      <w:r w:rsidR="00484B16" w:rsidRPr="00484B16">
        <w:rPr>
          <w:rFonts w:ascii="Arial" w:hAnsi="Arial" w:cs="Arial"/>
          <w:color w:val="222222"/>
          <w:shd w:val="clear" w:color="auto" w:fill="FFFFFF"/>
          <w:lang w:val="en-US"/>
        </w:rPr>
        <w:t>Janusz</w:t>
      </w:r>
      <w:proofErr w:type="spellEnd"/>
      <w:r w:rsidR="00484B16" w:rsidRPr="00484B16">
        <w:rPr>
          <w:rFonts w:ascii="Arial" w:hAnsi="Arial" w:cs="Arial"/>
          <w:color w:val="222222"/>
          <w:shd w:val="clear" w:color="auto" w:fill="FFFFFF"/>
          <w:lang w:val="en-US"/>
        </w:rPr>
        <w:t>, M.T., 2013. Aortic wall stress in hypertension and ascending thoracic aortic aneurysms: implications for antihypertensive therapy. </w:t>
      </w:r>
      <w:r w:rsidR="00484B16" w:rsidRPr="004B1483">
        <w:rPr>
          <w:rFonts w:ascii="Arial" w:hAnsi="Arial" w:cs="Arial"/>
          <w:i/>
          <w:iCs/>
          <w:color w:val="222222"/>
          <w:shd w:val="clear" w:color="auto" w:fill="FFFFFF"/>
          <w:lang w:val="en-US"/>
        </w:rPr>
        <w:t>High Blood Pressure &amp; Cardiovascular Prevention</w:t>
      </w:r>
      <w:r w:rsidR="00484B16" w:rsidRPr="004B1483">
        <w:rPr>
          <w:rFonts w:ascii="Arial" w:hAnsi="Arial" w:cs="Arial"/>
          <w:color w:val="222222"/>
          <w:shd w:val="clear" w:color="auto" w:fill="FFFFFF"/>
          <w:lang w:val="en-US"/>
        </w:rPr>
        <w:t>, </w:t>
      </w:r>
      <w:r w:rsidR="00484B16" w:rsidRPr="004B1483">
        <w:rPr>
          <w:rFonts w:ascii="Arial" w:hAnsi="Arial" w:cs="Arial"/>
          <w:i/>
          <w:iCs/>
          <w:color w:val="222222"/>
          <w:shd w:val="clear" w:color="auto" w:fill="FFFFFF"/>
          <w:lang w:val="en-US"/>
        </w:rPr>
        <w:t>20</w:t>
      </w:r>
      <w:r w:rsidR="00484B16" w:rsidRPr="004B1483">
        <w:rPr>
          <w:rFonts w:ascii="Arial" w:hAnsi="Arial" w:cs="Arial"/>
          <w:color w:val="222222"/>
          <w:shd w:val="clear" w:color="auto" w:fill="FFFFFF"/>
          <w:lang w:val="en-US"/>
        </w:rPr>
        <w:t>(4), pp.265-271.</w:t>
      </w:r>
    </w:p>
    <w:p w14:paraId="539481E0" w14:textId="245DBB08" w:rsidR="00EE757F" w:rsidRDefault="00EE757F">
      <w:pPr>
        <w:rPr>
          <w:b/>
          <w:sz w:val="28"/>
          <w:szCs w:val="28"/>
          <w:lang w:val="en-US"/>
        </w:rPr>
      </w:pPr>
      <w:r>
        <w:rPr>
          <w:b/>
          <w:sz w:val="28"/>
          <w:szCs w:val="28"/>
          <w:lang w:val="en-US"/>
        </w:rPr>
        <w:br w:type="page"/>
      </w:r>
    </w:p>
    <w:p w14:paraId="465FF1D9" w14:textId="77777777" w:rsidR="00EE757F" w:rsidRPr="00EE757F" w:rsidRDefault="00EE757F" w:rsidP="00EE757F">
      <w:pPr>
        <w:ind w:right="-198"/>
        <w:rPr>
          <w:b/>
          <w:bCs/>
          <w:sz w:val="28"/>
          <w:szCs w:val="28"/>
          <w:lang w:val="en-US"/>
        </w:rPr>
      </w:pPr>
      <w:r w:rsidRPr="00EE757F">
        <w:rPr>
          <w:b/>
          <w:bCs/>
          <w:sz w:val="28"/>
          <w:szCs w:val="28"/>
          <w:lang w:val="en-US"/>
        </w:rPr>
        <w:lastRenderedPageBreak/>
        <w:t>Tables</w:t>
      </w:r>
    </w:p>
    <w:p w14:paraId="69CDF8EE" w14:textId="1622473A" w:rsidR="00EE757F" w:rsidRDefault="00EE757F" w:rsidP="00EE757F">
      <w:pPr>
        <w:spacing w:line="240" w:lineRule="auto"/>
        <w:jc w:val="both"/>
        <w:rPr>
          <w:b/>
          <w:sz w:val="24"/>
          <w:szCs w:val="24"/>
          <w:lang w:val="en-US"/>
        </w:rPr>
      </w:pPr>
      <w:r w:rsidRPr="00593106">
        <w:rPr>
          <w:b/>
          <w:sz w:val="24"/>
          <w:szCs w:val="24"/>
          <w:lang w:val="en-US"/>
        </w:rPr>
        <w:t xml:space="preserve">Table </w:t>
      </w:r>
      <w:commentRangeStart w:id="325"/>
      <w:r w:rsidRPr="00593106">
        <w:rPr>
          <w:b/>
          <w:sz w:val="24"/>
          <w:szCs w:val="24"/>
          <w:lang w:val="en-US"/>
        </w:rPr>
        <w:t>1</w:t>
      </w:r>
      <w:commentRangeEnd w:id="325"/>
      <w:r w:rsidR="001E4660">
        <w:rPr>
          <w:rStyle w:val="CommentReference"/>
        </w:rPr>
        <w:commentReference w:id="325"/>
      </w:r>
      <w:r w:rsidRPr="00593106">
        <w:rPr>
          <w:b/>
          <w:sz w:val="24"/>
          <w:szCs w:val="24"/>
          <w:lang w:val="en-US"/>
        </w:rPr>
        <w:t xml:space="preserve"> </w:t>
      </w:r>
      <w:r w:rsidRPr="00F778E2">
        <w:rPr>
          <w:sz w:val="24"/>
          <w:szCs w:val="24"/>
          <w:lang w:val="en-US"/>
        </w:rPr>
        <w:t>Blood pressure and video</w:t>
      </w:r>
      <w:r w:rsidR="001E4660">
        <w:rPr>
          <w:sz w:val="24"/>
          <w:szCs w:val="24"/>
          <w:lang w:val="en-US"/>
        </w:rPr>
        <w:t>-derived measures</w:t>
      </w:r>
    </w:p>
    <w:tbl>
      <w:tblPr>
        <w:tblpPr w:leftFromText="142" w:rightFromText="142" w:vertAnchor="text" w:horzAnchor="margin"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Change w:id="326" w:author="Parikh, Shaiv (BME)" w:date="2021-03-08T09:57:00Z">
          <w:tblPr>
            <w:tblpPr w:leftFromText="142" w:rightFromText="142" w:vertAnchor="text" w:horzAnchor="margin"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PrChange>
      </w:tblPr>
      <w:tblGrid>
        <w:gridCol w:w="3114"/>
        <w:gridCol w:w="1651"/>
        <w:gridCol w:w="1620"/>
        <w:gridCol w:w="1170"/>
        <w:gridCol w:w="833"/>
        <w:gridCol w:w="963"/>
        <w:tblGridChange w:id="327">
          <w:tblGrid>
            <w:gridCol w:w="3114"/>
            <w:gridCol w:w="1559"/>
            <w:gridCol w:w="1418"/>
            <w:gridCol w:w="1277"/>
            <w:gridCol w:w="1020"/>
            <w:gridCol w:w="963"/>
          </w:tblGrid>
        </w:tblGridChange>
      </w:tblGrid>
      <w:tr w:rsidR="00EE757F" w:rsidRPr="00DD0203" w14:paraId="73ADB5AD" w14:textId="77777777" w:rsidTr="00774563">
        <w:trPr>
          <w:trHeight w:val="262"/>
          <w:trPrChange w:id="328" w:author="Parikh, Shaiv (BME)" w:date="2021-03-08T09:57:00Z">
            <w:trPr>
              <w:trHeight w:val="262"/>
            </w:trPr>
          </w:trPrChange>
        </w:trPr>
        <w:tc>
          <w:tcPr>
            <w:tcW w:w="3114" w:type="dxa"/>
            <w:shd w:val="clear" w:color="auto" w:fill="auto"/>
            <w:noWrap/>
            <w:vAlign w:val="bottom"/>
            <w:hideMark/>
            <w:tcPrChange w:id="329" w:author="Parikh, Shaiv (BME)" w:date="2021-03-08T09:57:00Z">
              <w:tcPr>
                <w:tcW w:w="3114" w:type="dxa"/>
                <w:shd w:val="clear" w:color="auto" w:fill="auto"/>
                <w:noWrap/>
                <w:vAlign w:val="bottom"/>
                <w:hideMark/>
              </w:tcPr>
            </w:tcPrChange>
          </w:tcPr>
          <w:p w14:paraId="1DD3C045" w14:textId="77777777" w:rsidR="00EE757F" w:rsidRPr="00C91FA8" w:rsidRDefault="00EE757F" w:rsidP="009E123C">
            <w:pPr>
              <w:spacing w:after="0" w:line="240" w:lineRule="auto"/>
              <w:jc w:val="center"/>
              <w:rPr>
                <w:rFonts w:ascii="Times New Roman" w:eastAsia="Times New Roman" w:hAnsi="Times New Roman" w:cs="Times New Roman"/>
                <w:sz w:val="24"/>
                <w:szCs w:val="24"/>
                <w:lang w:val="en-US" w:eastAsia="nl-NL"/>
              </w:rPr>
            </w:pPr>
          </w:p>
        </w:tc>
        <w:tc>
          <w:tcPr>
            <w:tcW w:w="3271" w:type="dxa"/>
            <w:gridSpan w:val="2"/>
            <w:shd w:val="clear" w:color="auto" w:fill="auto"/>
            <w:noWrap/>
            <w:vAlign w:val="bottom"/>
            <w:hideMark/>
            <w:tcPrChange w:id="330" w:author="Parikh, Shaiv (BME)" w:date="2021-03-08T09:57:00Z">
              <w:tcPr>
                <w:tcW w:w="2977" w:type="dxa"/>
                <w:gridSpan w:val="2"/>
                <w:shd w:val="clear" w:color="auto" w:fill="auto"/>
                <w:noWrap/>
                <w:vAlign w:val="bottom"/>
                <w:hideMark/>
              </w:tcPr>
            </w:tcPrChange>
          </w:tcPr>
          <w:p w14:paraId="5F83C991" w14:textId="77777777" w:rsidR="00EE757F" w:rsidRPr="00DD0203" w:rsidRDefault="00EE757F">
            <w:pPr>
              <w:spacing w:after="0" w:line="240" w:lineRule="auto"/>
              <w:jc w:val="center"/>
              <w:rPr>
                <w:rFonts w:ascii="Calibri" w:eastAsia="Times New Roman" w:hAnsi="Calibri" w:cs="Calibri"/>
                <w:b/>
                <w:bCs/>
                <w:color w:val="000000"/>
                <w:lang w:eastAsia="nl-NL"/>
              </w:rPr>
              <w:pPrChange w:id="331" w:author="Parikh, Shaiv (BME)" w:date="2021-03-08T10:00:00Z">
                <w:pPr>
                  <w:framePr w:hSpace="142" w:wrap="around" w:vAnchor="text" w:hAnchor="margin" w:y="1"/>
                  <w:spacing w:after="0" w:line="240" w:lineRule="auto"/>
                  <w:suppressOverlap/>
                </w:pPr>
              </w:pPrChange>
            </w:pPr>
            <w:proofErr w:type="spellStart"/>
            <w:r w:rsidRPr="00DD0203">
              <w:rPr>
                <w:rFonts w:ascii="Calibri" w:eastAsia="Times New Roman" w:hAnsi="Calibri" w:cs="Calibri"/>
                <w:b/>
                <w:bCs/>
                <w:color w:val="000000"/>
                <w:lang w:eastAsia="nl-NL"/>
              </w:rPr>
              <w:t>Pressure</w:t>
            </w:r>
            <w:proofErr w:type="spellEnd"/>
            <w:r w:rsidRPr="00DD0203">
              <w:rPr>
                <w:rFonts w:ascii="Calibri" w:eastAsia="Times New Roman" w:hAnsi="Calibri" w:cs="Calibri"/>
                <w:b/>
                <w:bCs/>
                <w:color w:val="000000"/>
                <w:lang w:eastAsia="nl-NL"/>
              </w:rPr>
              <w:t xml:space="preserve"> </w:t>
            </w:r>
            <w:proofErr w:type="spellStart"/>
            <w:r w:rsidRPr="00DD0203">
              <w:rPr>
                <w:rFonts w:ascii="Calibri" w:eastAsia="Times New Roman" w:hAnsi="Calibri" w:cs="Calibri"/>
                <w:b/>
                <w:bCs/>
                <w:color w:val="000000"/>
                <w:lang w:eastAsia="nl-NL"/>
              </w:rPr>
              <w:t>conditions</w:t>
            </w:r>
            <w:proofErr w:type="spellEnd"/>
          </w:p>
        </w:tc>
        <w:tc>
          <w:tcPr>
            <w:tcW w:w="1170" w:type="dxa"/>
            <w:shd w:val="clear" w:color="auto" w:fill="auto"/>
            <w:noWrap/>
            <w:vAlign w:val="bottom"/>
            <w:hideMark/>
            <w:tcPrChange w:id="332" w:author="Parikh, Shaiv (BME)" w:date="2021-03-08T09:57:00Z">
              <w:tcPr>
                <w:tcW w:w="1277" w:type="dxa"/>
                <w:shd w:val="clear" w:color="auto" w:fill="auto"/>
                <w:noWrap/>
                <w:vAlign w:val="bottom"/>
                <w:hideMark/>
              </w:tcPr>
            </w:tcPrChange>
          </w:tcPr>
          <w:p w14:paraId="5DD8A9D9" w14:textId="77777777" w:rsidR="00EE757F" w:rsidRPr="00DD0203" w:rsidRDefault="00EE757F" w:rsidP="009E123C">
            <w:pPr>
              <w:spacing w:after="0" w:line="240" w:lineRule="auto"/>
              <w:ind w:left="-69"/>
              <w:jc w:val="center"/>
              <w:rPr>
                <w:rFonts w:ascii="Calibri" w:eastAsia="Times New Roman" w:hAnsi="Calibri" w:cs="Calibri"/>
                <w:b/>
                <w:bCs/>
                <w:color w:val="000000"/>
                <w:lang w:eastAsia="nl-NL"/>
              </w:rPr>
            </w:pPr>
          </w:p>
        </w:tc>
        <w:tc>
          <w:tcPr>
            <w:tcW w:w="1796" w:type="dxa"/>
            <w:gridSpan w:val="2"/>
            <w:shd w:val="clear" w:color="auto" w:fill="auto"/>
            <w:vAlign w:val="bottom"/>
            <w:tcPrChange w:id="333" w:author="Parikh, Shaiv (BME)" w:date="2021-03-08T09:57:00Z">
              <w:tcPr>
                <w:tcW w:w="1983" w:type="dxa"/>
                <w:gridSpan w:val="2"/>
                <w:shd w:val="clear" w:color="auto" w:fill="auto"/>
                <w:vAlign w:val="bottom"/>
              </w:tcPr>
            </w:tcPrChange>
          </w:tcPr>
          <w:p w14:paraId="5BF8D26E" w14:textId="77777777" w:rsidR="00EE757F" w:rsidRPr="00DD0203" w:rsidRDefault="00EE757F" w:rsidP="009E123C">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 xml:space="preserve">             CV (%)</w:t>
            </w:r>
          </w:p>
        </w:tc>
      </w:tr>
      <w:tr w:rsidR="00EE757F" w:rsidRPr="00DD0203" w14:paraId="55AC4F95" w14:textId="77777777" w:rsidTr="00774563">
        <w:trPr>
          <w:trHeight w:val="262"/>
          <w:trPrChange w:id="334" w:author="Parikh, Shaiv (BME)" w:date="2021-03-08T09:57:00Z">
            <w:trPr>
              <w:trHeight w:val="262"/>
            </w:trPr>
          </w:trPrChange>
        </w:trPr>
        <w:tc>
          <w:tcPr>
            <w:tcW w:w="3114" w:type="dxa"/>
            <w:shd w:val="clear" w:color="auto" w:fill="auto"/>
            <w:noWrap/>
            <w:vAlign w:val="bottom"/>
            <w:hideMark/>
            <w:tcPrChange w:id="335" w:author="Parikh, Shaiv (BME)" w:date="2021-03-08T09:57:00Z">
              <w:tcPr>
                <w:tcW w:w="3114" w:type="dxa"/>
                <w:shd w:val="clear" w:color="auto" w:fill="auto"/>
                <w:noWrap/>
                <w:vAlign w:val="bottom"/>
                <w:hideMark/>
              </w:tcPr>
            </w:tcPrChange>
          </w:tcPr>
          <w:p w14:paraId="6A1FA761" w14:textId="77777777" w:rsidR="00EE757F" w:rsidRPr="00DD0203" w:rsidRDefault="00EE757F" w:rsidP="009E123C">
            <w:pPr>
              <w:spacing w:after="0" w:line="240" w:lineRule="auto"/>
              <w:rPr>
                <w:rFonts w:ascii="Calibri" w:eastAsia="Times New Roman" w:hAnsi="Calibri" w:cs="Calibri"/>
                <w:b/>
                <w:bCs/>
                <w:color w:val="000000"/>
                <w:lang w:eastAsia="nl-NL"/>
              </w:rPr>
            </w:pPr>
            <w:proofErr w:type="spellStart"/>
            <w:r>
              <w:rPr>
                <w:rFonts w:ascii="Calibri" w:eastAsia="Times New Roman" w:hAnsi="Calibri" w:cs="Calibri"/>
                <w:b/>
                <w:bCs/>
                <w:color w:val="000000"/>
                <w:lang w:eastAsia="nl-NL"/>
              </w:rPr>
              <w:t>Measurements</w:t>
            </w:r>
            <w:proofErr w:type="spellEnd"/>
          </w:p>
        </w:tc>
        <w:tc>
          <w:tcPr>
            <w:tcW w:w="1651" w:type="dxa"/>
            <w:shd w:val="clear" w:color="auto" w:fill="auto"/>
            <w:noWrap/>
            <w:vAlign w:val="bottom"/>
            <w:hideMark/>
            <w:tcPrChange w:id="336" w:author="Parikh, Shaiv (BME)" w:date="2021-03-08T09:57:00Z">
              <w:tcPr>
                <w:tcW w:w="1559" w:type="dxa"/>
                <w:shd w:val="clear" w:color="auto" w:fill="auto"/>
                <w:noWrap/>
                <w:vAlign w:val="bottom"/>
                <w:hideMark/>
              </w:tcPr>
            </w:tcPrChange>
          </w:tcPr>
          <w:p w14:paraId="5B65260E" w14:textId="77777777" w:rsidR="00EE757F" w:rsidRPr="004B1483" w:rsidRDefault="00EE757F">
            <w:pPr>
              <w:spacing w:after="0" w:line="240" w:lineRule="auto"/>
              <w:jc w:val="center"/>
              <w:rPr>
                <w:rFonts w:ascii="Calibri" w:eastAsia="Times New Roman" w:hAnsi="Calibri" w:cs="Calibri"/>
                <w:color w:val="000000"/>
                <w:lang w:eastAsia="nl-NL"/>
              </w:rPr>
              <w:pPrChange w:id="337" w:author="Parikh, Shaiv (BME)" w:date="2021-03-08T10:00:00Z">
                <w:pPr>
                  <w:framePr w:hSpace="142" w:wrap="around" w:vAnchor="text" w:hAnchor="margin" w:y="1"/>
                  <w:spacing w:after="0" w:line="240" w:lineRule="auto"/>
                  <w:suppressOverlap/>
                </w:pPr>
              </w:pPrChange>
            </w:pPr>
            <w:r w:rsidRPr="004B1483">
              <w:rPr>
                <w:rFonts w:ascii="Calibri" w:eastAsia="Times New Roman" w:hAnsi="Calibri" w:cs="Calibri"/>
                <w:color w:val="000000"/>
                <w:lang w:eastAsia="nl-NL"/>
              </w:rPr>
              <w:t>Low (</w:t>
            </w:r>
            <w:r w:rsidRPr="004B1483">
              <w:rPr>
                <w:rFonts w:ascii="Calibri" w:eastAsia="Times New Roman" w:hAnsi="Calibri" w:cs="Calibri"/>
                <w:i/>
                <w:color w:val="000000"/>
                <w:lang w:eastAsia="nl-NL"/>
              </w:rPr>
              <w:t>n</w:t>
            </w:r>
            <w:r w:rsidRPr="004B1483">
              <w:rPr>
                <w:rFonts w:ascii="Calibri" w:eastAsia="Times New Roman" w:hAnsi="Calibri" w:cs="Calibri"/>
                <w:color w:val="000000"/>
                <w:lang w:eastAsia="nl-NL"/>
              </w:rPr>
              <w:t>=30)</w:t>
            </w:r>
          </w:p>
        </w:tc>
        <w:tc>
          <w:tcPr>
            <w:tcW w:w="1620" w:type="dxa"/>
            <w:shd w:val="clear" w:color="auto" w:fill="auto"/>
            <w:noWrap/>
            <w:vAlign w:val="bottom"/>
            <w:hideMark/>
            <w:tcPrChange w:id="338" w:author="Parikh, Shaiv (BME)" w:date="2021-03-08T09:57:00Z">
              <w:tcPr>
                <w:tcW w:w="1418" w:type="dxa"/>
                <w:shd w:val="clear" w:color="auto" w:fill="auto"/>
                <w:noWrap/>
                <w:vAlign w:val="bottom"/>
                <w:hideMark/>
              </w:tcPr>
            </w:tcPrChange>
          </w:tcPr>
          <w:p w14:paraId="5271BD8D" w14:textId="77777777" w:rsidR="00EE757F" w:rsidRPr="004B1483" w:rsidRDefault="00EE757F">
            <w:pPr>
              <w:spacing w:after="0" w:line="240" w:lineRule="auto"/>
              <w:jc w:val="center"/>
              <w:rPr>
                <w:rFonts w:ascii="Calibri" w:eastAsia="Times New Roman" w:hAnsi="Calibri" w:cs="Calibri"/>
                <w:color w:val="000000"/>
                <w:lang w:eastAsia="nl-NL"/>
              </w:rPr>
              <w:pPrChange w:id="339" w:author="Parikh, Shaiv (BME)" w:date="2021-03-08T10:00:00Z">
                <w:pPr>
                  <w:framePr w:hSpace="142" w:wrap="around" w:vAnchor="text" w:hAnchor="margin" w:y="1"/>
                  <w:spacing w:after="0" w:line="240" w:lineRule="auto"/>
                  <w:suppressOverlap/>
                </w:pPr>
              </w:pPrChange>
            </w:pPr>
            <w:r w:rsidRPr="004B1483">
              <w:rPr>
                <w:rFonts w:ascii="Calibri" w:eastAsia="Times New Roman" w:hAnsi="Calibri" w:cs="Calibri"/>
                <w:color w:val="000000"/>
                <w:lang w:eastAsia="nl-NL"/>
              </w:rPr>
              <w:t>High (</w:t>
            </w:r>
            <w:r w:rsidRPr="004B1483">
              <w:rPr>
                <w:rFonts w:ascii="Calibri" w:eastAsia="Times New Roman" w:hAnsi="Calibri" w:cs="Calibri"/>
                <w:i/>
                <w:color w:val="000000"/>
                <w:lang w:eastAsia="nl-NL"/>
              </w:rPr>
              <w:t>n</w:t>
            </w:r>
            <w:r w:rsidRPr="004B1483">
              <w:rPr>
                <w:rFonts w:ascii="Calibri" w:eastAsia="Times New Roman" w:hAnsi="Calibri" w:cs="Calibri"/>
                <w:color w:val="000000"/>
                <w:lang w:eastAsia="nl-NL"/>
              </w:rPr>
              <w:t>=29)</w:t>
            </w:r>
          </w:p>
        </w:tc>
        <w:tc>
          <w:tcPr>
            <w:tcW w:w="1170" w:type="dxa"/>
            <w:shd w:val="clear" w:color="auto" w:fill="auto"/>
            <w:noWrap/>
            <w:vAlign w:val="bottom"/>
            <w:tcPrChange w:id="340" w:author="Parikh, Shaiv (BME)" w:date="2021-03-08T09:57:00Z">
              <w:tcPr>
                <w:tcW w:w="1277" w:type="dxa"/>
                <w:shd w:val="clear" w:color="auto" w:fill="auto"/>
                <w:noWrap/>
                <w:vAlign w:val="bottom"/>
              </w:tcPr>
            </w:tcPrChange>
          </w:tcPr>
          <w:p w14:paraId="7081BB96" w14:textId="77777777" w:rsidR="00EE757F" w:rsidRPr="004B1483" w:rsidRDefault="00EE757F" w:rsidP="009E123C">
            <w:pPr>
              <w:spacing w:after="0" w:line="240" w:lineRule="auto"/>
              <w:rPr>
                <w:rFonts w:ascii="Calibri" w:eastAsia="Times New Roman" w:hAnsi="Calibri" w:cs="Calibri"/>
                <w:i/>
                <w:iCs/>
                <w:color w:val="000000"/>
                <w:lang w:eastAsia="nl-NL"/>
              </w:rPr>
            </w:pPr>
            <w:r w:rsidRPr="004B1483">
              <w:rPr>
                <w:rFonts w:ascii="Calibri" w:eastAsia="Times New Roman" w:hAnsi="Calibri" w:cs="Calibri"/>
                <w:i/>
                <w:iCs/>
                <w:color w:val="000000"/>
                <w:lang w:eastAsia="nl-NL"/>
              </w:rPr>
              <w:t xml:space="preserve">P </w:t>
            </w:r>
            <w:proofErr w:type="spellStart"/>
            <w:r w:rsidRPr="004B1483">
              <w:rPr>
                <w:rFonts w:ascii="Calibri" w:eastAsia="Times New Roman" w:hAnsi="Calibri" w:cs="Calibri"/>
                <w:color w:val="000000"/>
                <w:lang w:eastAsia="nl-NL"/>
              </w:rPr>
              <w:t>value</w:t>
            </w:r>
            <w:proofErr w:type="spellEnd"/>
            <w:r w:rsidRPr="004B1483">
              <w:rPr>
                <w:rFonts w:ascii="Calibri" w:eastAsia="Times New Roman" w:hAnsi="Calibri" w:cs="Calibri"/>
                <w:color w:val="000000"/>
                <w:lang w:eastAsia="nl-NL"/>
              </w:rPr>
              <w:t>* (-)</w:t>
            </w:r>
          </w:p>
        </w:tc>
        <w:tc>
          <w:tcPr>
            <w:tcW w:w="833" w:type="dxa"/>
            <w:shd w:val="clear" w:color="auto" w:fill="auto"/>
            <w:noWrap/>
            <w:vAlign w:val="bottom"/>
            <w:tcPrChange w:id="341" w:author="Parikh, Shaiv (BME)" w:date="2021-03-08T09:57:00Z">
              <w:tcPr>
                <w:tcW w:w="1020" w:type="dxa"/>
                <w:shd w:val="clear" w:color="auto" w:fill="auto"/>
                <w:noWrap/>
                <w:vAlign w:val="bottom"/>
              </w:tcPr>
            </w:tcPrChange>
          </w:tcPr>
          <w:p w14:paraId="3C0662E0" w14:textId="77777777" w:rsidR="00EE757F" w:rsidRPr="004B1483" w:rsidRDefault="00EE757F" w:rsidP="009E123C">
            <w:pPr>
              <w:spacing w:after="0" w:line="240" w:lineRule="auto"/>
              <w:jc w:val="center"/>
              <w:rPr>
                <w:rFonts w:ascii="Calibri" w:eastAsia="Times New Roman" w:hAnsi="Calibri" w:cs="Calibri"/>
                <w:color w:val="000000"/>
                <w:lang w:eastAsia="nl-NL"/>
              </w:rPr>
            </w:pPr>
            <w:r w:rsidRPr="004B1483">
              <w:rPr>
                <w:rFonts w:ascii="Calibri" w:eastAsia="Times New Roman" w:hAnsi="Calibri" w:cs="Calibri"/>
                <w:color w:val="000000"/>
                <w:lang w:eastAsia="nl-NL"/>
              </w:rPr>
              <w:t xml:space="preserve">Low </w:t>
            </w:r>
          </w:p>
        </w:tc>
        <w:tc>
          <w:tcPr>
            <w:tcW w:w="963" w:type="dxa"/>
            <w:shd w:val="clear" w:color="auto" w:fill="auto"/>
            <w:noWrap/>
            <w:vAlign w:val="bottom"/>
            <w:tcPrChange w:id="342" w:author="Parikh, Shaiv (BME)" w:date="2021-03-08T09:57:00Z">
              <w:tcPr>
                <w:tcW w:w="963" w:type="dxa"/>
                <w:shd w:val="clear" w:color="auto" w:fill="auto"/>
                <w:noWrap/>
                <w:vAlign w:val="bottom"/>
              </w:tcPr>
            </w:tcPrChange>
          </w:tcPr>
          <w:p w14:paraId="5C0C0F1A" w14:textId="77777777" w:rsidR="00EE757F" w:rsidRPr="004B1483" w:rsidRDefault="00EE757F" w:rsidP="009E123C">
            <w:pPr>
              <w:spacing w:after="0" w:line="240" w:lineRule="auto"/>
              <w:jc w:val="center"/>
              <w:rPr>
                <w:rFonts w:ascii="Calibri" w:eastAsia="Times New Roman" w:hAnsi="Calibri" w:cs="Calibri"/>
                <w:color w:val="000000"/>
                <w:lang w:eastAsia="nl-NL"/>
              </w:rPr>
            </w:pPr>
            <w:r w:rsidRPr="004B1483">
              <w:rPr>
                <w:rFonts w:ascii="Calibri" w:eastAsia="Times New Roman" w:hAnsi="Calibri" w:cs="Calibri"/>
                <w:color w:val="000000"/>
                <w:lang w:eastAsia="nl-NL"/>
              </w:rPr>
              <w:t>High</w:t>
            </w:r>
          </w:p>
        </w:tc>
      </w:tr>
      <w:tr w:rsidR="00EE757F" w:rsidRPr="00577327" w14:paraId="5B92C542" w14:textId="77777777" w:rsidTr="00774563">
        <w:trPr>
          <w:trHeight w:val="262"/>
          <w:trPrChange w:id="343" w:author="Parikh, Shaiv (BME)" w:date="2021-03-08T09:57:00Z">
            <w:trPr>
              <w:trHeight w:val="262"/>
            </w:trPr>
          </w:trPrChange>
        </w:trPr>
        <w:tc>
          <w:tcPr>
            <w:tcW w:w="3114" w:type="dxa"/>
            <w:shd w:val="clear" w:color="auto" w:fill="auto"/>
            <w:noWrap/>
            <w:vAlign w:val="bottom"/>
            <w:tcPrChange w:id="344" w:author="Parikh, Shaiv (BME)" w:date="2021-03-08T09:57:00Z">
              <w:tcPr>
                <w:tcW w:w="3114" w:type="dxa"/>
                <w:shd w:val="clear" w:color="auto" w:fill="auto"/>
                <w:noWrap/>
                <w:vAlign w:val="bottom"/>
              </w:tcPr>
            </w:tcPrChange>
          </w:tcPr>
          <w:p w14:paraId="4E75D9A0" w14:textId="77777777" w:rsidR="00EE757F" w:rsidRDefault="00EE757F" w:rsidP="009E123C">
            <w:pPr>
              <w:spacing w:after="0" w:line="240" w:lineRule="auto"/>
              <w:rPr>
                <w:rFonts w:ascii="Calibri" w:eastAsia="Times New Roman" w:hAnsi="Calibri" w:cs="Calibri"/>
                <w:b/>
                <w:color w:val="000000"/>
                <w:lang w:eastAsia="nl-NL"/>
              </w:rPr>
            </w:pPr>
            <w:r>
              <w:rPr>
                <w:rFonts w:ascii="Calibri" w:eastAsia="Times New Roman" w:hAnsi="Calibri" w:cs="Calibri"/>
                <w:b/>
                <w:bCs/>
                <w:color w:val="000000"/>
                <w:lang w:eastAsia="nl-NL"/>
              </w:rPr>
              <w:t xml:space="preserve">Blood </w:t>
            </w:r>
            <w:proofErr w:type="spellStart"/>
            <w:r>
              <w:rPr>
                <w:rFonts w:ascii="Calibri" w:eastAsia="Times New Roman" w:hAnsi="Calibri" w:cs="Calibri"/>
                <w:b/>
                <w:bCs/>
                <w:color w:val="000000"/>
                <w:lang w:eastAsia="nl-NL"/>
              </w:rPr>
              <w:t>pressure</w:t>
            </w:r>
            <w:proofErr w:type="spellEnd"/>
            <w:r>
              <w:rPr>
                <w:rFonts w:ascii="Calibri" w:eastAsia="Times New Roman" w:hAnsi="Calibri" w:cs="Calibri"/>
                <w:b/>
                <w:bCs/>
                <w:color w:val="000000"/>
                <w:lang w:eastAsia="nl-NL"/>
              </w:rPr>
              <w:t xml:space="preserve">, </w:t>
            </w:r>
            <w:r w:rsidRPr="00F25F4B">
              <w:rPr>
                <w:rFonts w:ascii="Calibri" w:eastAsia="Times New Roman" w:hAnsi="Calibri" w:cs="Calibri"/>
                <w:b/>
                <w:bCs/>
                <w:i/>
                <w:color w:val="000000"/>
                <w:lang w:eastAsia="nl-NL"/>
              </w:rPr>
              <w:t>P</w:t>
            </w:r>
            <w:r w:rsidRPr="00DD0203">
              <w:rPr>
                <w:rFonts w:ascii="Calibri" w:eastAsia="Times New Roman" w:hAnsi="Calibri" w:cs="Calibri"/>
                <w:b/>
                <w:bCs/>
                <w:color w:val="000000"/>
                <w:lang w:eastAsia="nl-NL"/>
              </w:rPr>
              <w:t xml:space="preserve"> (</w:t>
            </w:r>
            <w:proofErr w:type="spellStart"/>
            <w:r w:rsidRPr="00DD0203">
              <w:rPr>
                <w:rFonts w:ascii="Calibri" w:eastAsia="Times New Roman" w:hAnsi="Calibri" w:cs="Calibri"/>
                <w:b/>
                <w:bCs/>
                <w:color w:val="000000"/>
                <w:lang w:eastAsia="nl-NL"/>
              </w:rPr>
              <w:t>mmHg</w:t>
            </w:r>
            <w:proofErr w:type="spellEnd"/>
            <w:r w:rsidRPr="00DD0203">
              <w:rPr>
                <w:rFonts w:ascii="Calibri" w:eastAsia="Times New Roman" w:hAnsi="Calibri" w:cs="Calibri"/>
                <w:b/>
                <w:bCs/>
                <w:color w:val="000000"/>
                <w:lang w:eastAsia="nl-NL"/>
              </w:rPr>
              <w:t>)</w:t>
            </w:r>
          </w:p>
        </w:tc>
        <w:tc>
          <w:tcPr>
            <w:tcW w:w="1651" w:type="dxa"/>
            <w:shd w:val="clear" w:color="auto" w:fill="auto"/>
            <w:noWrap/>
            <w:vAlign w:val="bottom"/>
            <w:tcPrChange w:id="345" w:author="Parikh, Shaiv (BME)" w:date="2021-03-08T09:57:00Z">
              <w:tcPr>
                <w:tcW w:w="1559" w:type="dxa"/>
                <w:shd w:val="clear" w:color="auto" w:fill="auto"/>
                <w:noWrap/>
                <w:vAlign w:val="bottom"/>
              </w:tcPr>
            </w:tcPrChange>
          </w:tcPr>
          <w:p w14:paraId="1A2AA871" w14:textId="77777777" w:rsidR="00EE757F" w:rsidRDefault="00EE757F" w:rsidP="009E123C">
            <w:pPr>
              <w:spacing w:after="0" w:line="240" w:lineRule="auto"/>
              <w:rPr>
                <w:rFonts w:ascii="Calibri" w:eastAsia="Times New Roman" w:hAnsi="Calibri" w:cs="Calibri"/>
                <w:color w:val="000000"/>
                <w:lang w:val="en-US" w:eastAsia="nl-NL"/>
              </w:rPr>
            </w:pPr>
          </w:p>
        </w:tc>
        <w:tc>
          <w:tcPr>
            <w:tcW w:w="1620" w:type="dxa"/>
            <w:shd w:val="clear" w:color="auto" w:fill="auto"/>
            <w:noWrap/>
            <w:vAlign w:val="bottom"/>
            <w:tcPrChange w:id="346" w:author="Parikh, Shaiv (BME)" w:date="2021-03-08T09:57:00Z">
              <w:tcPr>
                <w:tcW w:w="1418" w:type="dxa"/>
                <w:shd w:val="clear" w:color="auto" w:fill="auto"/>
                <w:noWrap/>
                <w:vAlign w:val="bottom"/>
              </w:tcPr>
            </w:tcPrChange>
          </w:tcPr>
          <w:p w14:paraId="718CBE4E" w14:textId="77777777" w:rsidR="00EE757F" w:rsidRDefault="00EE757F" w:rsidP="009E123C">
            <w:pPr>
              <w:spacing w:after="0" w:line="240" w:lineRule="auto"/>
              <w:rPr>
                <w:rFonts w:ascii="Calibri" w:eastAsia="Times New Roman" w:hAnsi="Calibri" w:cs="Calibri"/>
                <w:color w:val="000000"/>
                <w:lang w:val="en-US" w:eastAsia="nl-NL"/>
              </w:rPr>
            </w:pPr>
          </w:p>
        </w:tc>
        <w:tc>
          <w:tcPr>
            <w:tcW w:w="1170" w:type="dxa"/>
            <w:shd w:val="clear" w:color="auto" w:fill="auto"/>
            <w:noWrap/>
            <w:vAlign w:val="bottom"/>
            <w:tcPrChange w:id="347" w:author="Parikh, Shaiv (BME)" w:date="2021-03-08T09:57:00Z">
              <w:tcPr>
                <w:tcW w:w="1277" w:type="dxa"/>
                <w:shd w:val="clear" w:color="auto" w:fill="auto"/>
                <w:noWrap/>
                <w:vAlign w:val="bottom"/>
              </w:tcPr>
            </w:tcPrChange>
          </w:tcPr>
          <w:p w14:paraId="3F6DAC93"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833" w:type="dxa"/>
            <w:shd w:val="clear" w:color="auto" w:fill="auto"/>
            <w:noWrap/>
            <w:vAlign w:val="bottom"/>
            <w:tcPrChange w:id="348" w:author="Parikh, Shaiv (BME)" w:date="2021-03-08T09:57:00Z">
              <w:tcPr>
                <w:tcW w:w="1020" w:type="dxa"/>
                <w:shd w:val="clear" w:color="auto" w:fill="auto"/>
                <w:noWrap/>
                <w:vAlign w:val="bottom"/>
              </w:tcPr>
            </w:tcPrChange>
          </w:tcPr>
          <w:p w14:paraId="6D824F27"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349" w:author="Parikh, Shaiv (BME)" w:date="2021-03-08T09:57:00Z">
              <w:tcPr>
                <w:tcW w:w="963" w:type="dxa"/>
                <w:shd w:val="clear" w:color="auto" w:fill="auto"/>
                <w:noWrap/>
                <w:vAlign w:val="bottom"/>
              </w:tcPr>
            </w:tcPrChange>
          </w:tcPr>
          <w:p w14:paraId="3B237D82"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7B48464E" w14:textId="77777777" w:rsidTr="00774563">
        <w:trPr>
          <w:trHeight w:val="262"/>
          <w:trPrChange w:id="350" w:author="Parikh, Shaiv (BME)" w:date="2021-03-08T09:57:00Z">
            <w:trPr>
              <w:trHeight w:val="262"/>
            </w:trPr>
          </w:trPrChange>
        </w:trPr>
        <w:tc>
          <w:tcPr>
            <w:tcW w:w="3114" w:type="dxa"/>
            <w:shd w:val="clear" w:color="auto" w:fill="auto"/>
            <w:noWrap/>
            <w:vAlign w:val="bottom"/>
            <w:tcPrChange w:id="351" w:author="Parikh, Shaiv (BME)" w:date="2021-03-08T09:57:00Z">
              <w:tcPr>
                <w:tcW w:w="3114" w:type="dxa"/>
                <w:shd w:val="clear" w:color="auto" w:fill="auto"/>
                <w:noWrap/>
                <w:vAlign w:val="bottom"/>
              </w:tcPr>
            </w:tcPrChange>
          </w:tcPr>
          <w:p w14:paraId="28A6576F" w14:textId="77777777" w:rsidR="00EE757F" w:rsidRPr="00DD0203" w:rsidRDefault="00EE757F" w:rsidP="009E123C">
            <w:pPr>
              <w:spacing w:after="0" w:line="240" w:lineRule="auto"/>
              <w:rPr>
                <w:rFonts w:ascii="Calibri" w:eastAsia="Times New Roman" w:hAnsi="Calibri" w:cs="Calibri"/>
                <w:color w:val="000000"/>
                <w:lang w:eastAsia="nl-NL"/>
              </w:rPr>
            </w:pPr>
            <w:r w:rsidRPr="00DD0203">
              <w:rPr>
                <w:rFonts w:ascii="Calibri" w:eastAsia="Times New Roman" w:hAnsi="Calibri" w:cs="Calibri"/>
                <w:color w:val="000000"/>
                <w:lang w:eastAsia="nl-NL"/>
              </w:rPr>
              <w:t>DBP</w:t>
            </w:r>
          </w:p>
        </w:tc>
        <w:tc>
          <w:tcPr>
            <w:tcW w:w="1651" w:type="dxa"/>
            <w:shd w:val="clear" w:color="auto" w:fill="auto"/>
            <w:noWrap/>
            <w:vAlign w:val="bottom"/>
            <w:tcPrChange w:id="352" w:author="Parikh, Shaiv (BME)" w:date="2021-03-08T09:57:00Z">
              <w:tcPr>
                <w:tcW w:w="1559" w:type="dxa"/>
                <w:shd w:val="clear" w:color="auto" w:fill="auto"/>
                <w:noWrap/>
                <w:vAlign w:val="bottom"/>
              </w:tcPr>
            </w:tcPrChange>
          </w:tcPr>
          <w:p w14:paraId="10750ABA" w14:textId="29879139" w:rsidR="00EE757F" w:rsidRPr="00577327" w:rsidRDefault="00774563">
            <w:pPr>
              <w:spacing w:after="0" w:line="240" w:lineRule="auto"/>
              <w:jc w:val="center"/>
              <w:rPr>
                <w:rFonts w:ascii="Calibri" w:eastAsia="Times New Roman" w:hAnsi="Calibri" w:cs="Calibri"/>
                <w:color w:val="000000"/>
                <w:lang w:val="en-US" w:eastAsia="nl-NL"/>
              </w:rPr>
              <w:pPrChange w:id="353" w:author="Parikh, Shaiv (BME)" w:date="2021-03-08T09:58:00Z">
                <w:pPr>
                  <w:framePr w:hSpace="142" w:wrap="around" w:vAnchor="text" w:hAnchor="margin" w:y="1"/>
                  <w:spacing w:after="0" w:line="240" w:lineRule="auto"/>
                  <w:suppressOverlap/>
                </w:pPr>
              </w:pPrChange>
            </w:pPr>
            <w:ins w:id="354" w:author="Parikh, Shaiv (BME)" w:date="2021-03-08T09:54:00Z">
              <w:r w:rsidRPr="00774563">
                <w:rPr>
                  <w:rFonts w:ascii="Calibri" w:eastAsia="Times New Roman" w:hAnsi="Calibri" w:cs="Calibri"/>
                  <w:color w:val="000000"/>
                  <w:lang w:val="en-US" w:eastAsia="nl-NL"/>
                </w:rPr>
                <w:t>47 [36, 52]</w:t>
              </w:r>
            </w:ins>
            <w:del w:id="355" w:author="Parikh, Shaiv (BME)" w:date="2021-03-08T09:54:00Z">
              <w:r w:rsidR="00EE757F" w:rsidDel="00774563">
                <w:rPr>
                  <w:rFonts w:ascii="Calibri" w:eastAsia="Times New Roman" w:hAnsi="Calibri" w:cs="Calibri"/>
                  <w:color w:val="000000"/>
                  <w:lang w:val="en-US" w:eastAsia="nl-NL"/>
                </w:rPr>
                <w:delText>46 ± 11</w:delText>
              </w:r>
            </w:del>
          </w:p>
        </w:tc>
        <w:tc>
          <w:tcPr>
            <w:tcW w:w="1620" w:type="dxa"/>
            <w:shd w:val="clear" w:color="auto" w:fill="auto"/>
            <w:noWrap/>
            <w:vAlign w:val="bottom"/>
            <w:tcPrChange w:id="356" w:author="Parikh, Shaiv (BME)" w:date="2021-03-08T09:57:00Z">
              <w:tcPr>
                <w:tcW w:w="1418" w:type="dxa"/>
                <w:shd w:val="clear" w:color="auto" w:fill="auto"/>
                <w:noWrap/>
                <w:vAlign w:val="bottom"/>
              </w:tcPr>
            </w:tcPrChange>
          </w:tcPr>
          <w:p w14:paraId="75294D65" w14:textId="2A3ACCB7" w:rsidR="00EE757F" w:rsidRPr="00577327" w:rsidRDefault="00774563">
            <w:pPr>
              <w:spacing w:after="0" w:line="240" w:lineRule="auto"/>
              <w:jc w:val="center"/>
              <w:rPr>
                <w:rFonts w:ascii="Calibri" w:eastAsia="Times New Roman" w:hAnsi="Calibri" w:cs="Calibri"/>
                <w:color w:val="000000"/>
                <w:lang w:val="en-US" w:eastAsia="nl-NL"/>
              </w:rPr>
              <w:pPrChange w:id="357" w:author="Parikh, Shaiv (BME)" w:date="2021-03-08T09:58:00Z">
                <w:pPr>
                  <w:framePr w:hSpace="142" w:wrap="around" w:vAnchor="text" w:hAnchor="margin" w:y="1"/>
                  <w:spacing w:after="0" w:line="240" w:lineRule="auto"/>
                  <w:suppressOverlap/>
                </w:pPr>
              </w:pPrChange>
            </w:pPr>
            <w:ins w:id="358" w:author="Parikh, Shaiv (BME)" w:date="2021-03-08T09:56:00Z">
              <w:r w:rsidRPr="00774563">
                <w:rPr>
                  <w:rFonts w:ascii="Calibri" w:eastAsia="Times New Roman" w:hAnsi="Calibri" w:cs="Calibri"/>
                  <w:color w:val="000000"/>
                  <w:lang w:val="en-US" w:eastAsia="nl-NL"/>
                </w:rPr>
                <w:t>54 [47, 62]</w:t>
              </w:r>
            </w:ins>
            <w:del w:id="359" w:author="Parikh, Shaiv (BME)" w:date="2021-03-08T09:56:00Z">
              <w:r w:rsidR="00EE757F" w:rsidDel="00774563">
                <w:rPr>
                  <w:rFonts w:ascii="Calibri" w:eastAsia="Times New Roman" w:hAnsi="Calibri" w:cs="Calibri"/>
                  <w:color w:val="000000"/>
                  <w:lang w:val="en-US" w:eastAsia="nl-NL"/>
                </w:rPr>
                <w:delText>55 ± 13</w:delText>
              </w:r>
            </w:del>
          </w:p>
        </w:tc>
        <w:tc>
          <w:tcPr>
            <w:tcW w:w="1170" w:type="dxa"/>
            <w:shd w:val="clear" w:color="auto" w:fill="auto"/>
            <w:noWrap/>
            <w:vAlign w:val="bottom"/>
            <w:tcPrChange w:id="360" w:author="Parikh, Shaiv (BME)" w:date="2021-03-08T09:57:00Z">
              <w:tcPr>
                <w:tcW w:w="1277" w:type="dxa"/>
                <w:shd w:val="clear" w:color="auto" w:fill="auto"/>
                <w:noWrap/>
                <w:vAlign w:val="bottom"/>
              </w:tcPr>
            </w:tcPrChange>
          </w:tcPr>
          <w:p w14:paraId="4C8B1500"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&lt;0.001</w:t>
            </w:r>
          </w:p>
        </w:tc>
        <w:tc>
          <w:tcPr>
            <w:tcW w:w="833" w:type="dxa"/>
            <w:shd w:val="clear" w:color="auto" w:fill="auto"/>
            <w:noWrap/>
            <w:vAlign w:val="bottom"/>
            <w:tcPrChange w:id="361" w:author="Parikh, Shaiv (BME)" w:date="2021-03-08T09:57:00Z">
              <w:tcPr>
                <w:tcW w:w="1020" w:type="dxa"/>
                <w:shd w:val="clear" w:color="auto" w:fill="auto"/>
                <w:noWrap/>
                <w:vAlign w:val="bottom"/>
              </w:tcPr>
            </w:tcPrChange>
          </w:tcPr>
          <w:p w14:paraId="0EB17DD7"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10</w:t>
            </w:r>
          </w:p>
        </w:tc>
        <w:tc>
          <w:tcPr>
            <w:tcW w:w="963" w:type="dxa"/>
            <w:shd w:val="clear" w:color="auto" w:fill="auto"/>
            <w:noWrap/>
            <w:vAlign w:val="bottom"/>
            <w:tcPrChange w:id="362" w:author="Parikh, Shaiv (BME)" w:date="2021-03-08T09:57:00Z">
              <w:tcPr>
                <w:tcW w:w="963" w:type="dxa"/>
                <w:shd w:val="clear" w:color="auto" w:fill="auto"/>
                <w:noWrap/>
                <w:vAlign w:val="bottom"/>
              </w:tcPr>
            </w:tcPrChange>
          </w:tcPr>
          <w:p w14:paraId="4A35569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5</w:t>
            </w:r>
          </w:p>
        </w:tc>
      </w:tr>
      <w:tr w:rsidR="00EE757F" w:rsidRPr="00577327" w14:paraId="24248B15" w14:textId="77777777" w:rsidTr="00774563">
        <w:trPr>
          <w:trHeight w:val="262"/>
          <w:trPrChange w:id="363" w:author="Parikh, Shaiv (BME)" w:date="2021-03-08T09:57:00Z">
            <w:trPr>
              <w:trHeight w:val="262"/>
            </w:trPr>
          </w:trPrChange>
        </w:trPr>
        <w:tc>
          <w:tcPr>
            <w:tcW w:w="3114" w:type="dxa"/>
            <w:shd w:val="clear" w:color="auto" w:fill="auto"/>
            <w:noWrap/>
            <w:vAlign w:val="bottom"/>
            <w:tcPrChange w:id="364" w:author="Parikh, Shaiv (BME)" w:date="2021-03-08T09:57:00Z">
              <w:tcPr>
                <w:tcW w:w="3114" w:type="dxa"/>
                <w:shd w:val="clear" w:color="auto" w:fill="auto"/>
                <w:noWrap/>
                <w:vAlign w:val="bottom"/>
              </w:tcPr>
            </w:tcPrChange>
          </w:tcPr>
          <w:p w14:paraId="1EBE21EA" w14:textId="77777777" w:rsidR="00EE757F" w:rsidRPr="00493CFD" w:rsidRDefault="00EE757F" w:rsidP="009E123C">
            <w:pPr>
              <w:spacing w:after="0" w:line="240" w:lineRule="auto"/>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SBP</w:t>
            </w:r>
          </w:p>
        </w:tc>
        <w:tc>
          <w:tcPr>
            <w:tcW w:w="1651" w:type="dxa"/>
            <w:shd w:val="clear" w:color="auto" w:fill="auto"/>
            <w:noWrap/>
            <w:vAlign w:val="bottom"/>
            <w:tcPrChange w:id="365" w:author="Parikh, Shaiv (BME)" w:date="2021-03-08T09:57:00Z">
              <w:tcPr>
                <w:tcW w:w="1559" w:type="dxa"/>
                <w:shd w:val="clear" w:color="auto" w:fill="auto"/>
                <w:noWrap/>
                <w:vAlign w:val="bottom"/>
              </w:tcPr>
            </w:tcPrChange>
          </w:tcPr>
          <w:p w14:paraId="7F27BFFB" w14:textId="3D759A9A" w:rsidR="00EE757F" w:rsidRPr="00493CFD" w:rsidRDefault="00774563">
            <w:pPr>
              <w:spacing w:after="0" w:line="240" w:lineRule="auto"/>
              <w:jc w:val="center"/>
              <w:rPr>
                <w:rFonts w:ascii="Calibri" w:eastAsia="Times New Roman" w:hAnsi="Calibri" w:cs="Calibri"/>
                <w:color w:val="000000"/>
                <w:lang w:val="en-US" w:eastAsia="nl-NL"/>
              </w:rPr>
              <w:pPrChange w:id="366" w:author="Parikh, Shaiv (BME)" w:date="2021-03-08T09:58:00Z">
                <w:pPr>
                  <w:framePr w:hSpace="142" w:wrap="around" w:vAnchor="text" w:hAnchor="margin" w:y="1"/>
                  <w:spacing w:after="0" w:line="240" w:lineRule="auto"/>
                  <w:suppressOverlap/>
                </w:pPr>
              </w:pPrChange>
            </w:pPr>
            <w:ins w:id="367" w:author="Parikh, Shaiv (BME)" w:date="2021-03-08T09:54:00Z">
              <w:r w:rsidRPr="00774563">
                <w:rPr>
                  <w:rFonts w:ascii="Calibri" w:eastAsia="Times New Roman" w:hAnsi="Calibri" w:cs="Calibri"/>
                  <w:color w:val="000000"/>
                  <w:lang w:val="en-US" w:eastAsia="nl-NL"/>
                </w:rPr>
                <w:t>84 [70, 93]</w:t>
              </w:r>
            </w:ins>
            <w:del w:id="368" w:author="Parikh, Shaiv (BME)" w:date="2021-03-08T09:54:00Z">
              <w:r w:rsidR="00EE757F" w:rsidDel="00774563">
                <w:rPr>
                  <w:rFonts w:ascii="Calibri" w:eastAsia="Times New Roman" w:hAnsi="Calibri" w:cs="Calibri"/>
                  <w:color w:val="000000"/>
                  <w:lang w:val="en-US" w:eastAsia="nl-NL"/>
                </w:rPr>
                <w:delText>83 ± 10</w:delText>
              </w:r>
            </w:del>
          </w:p>
        </w:tc>
        <w:tc>
          <w:tcPr>
            <w:tcW w:w="1620" w:type="dxa"/>
            <w:shd w:val="clear" w:color="auto" w:fill="auto"/>
            <w:noWrap/>
            <w:vAlign w:val="bottom"/>
            <w:tcPrChange w:id="369" w:author="Parikh, Shaiv (BME)" w:date="2021-03-08T09:57:00Z">
              <w:tcPr>
                <w:tcW w:w="1418" w:type="dxa"/>
                <w:shd w:val="clear" w:color="auto" w:fill="auto"/>
                <w:noWrap/>
                <w:vAlign w:val="bottom"/>
              </w:tcPr>
            </w:tcPrChange>
          </w:tcPr>
          <w:p w14:paraId="32FD064E" w14:textId="11E13776" w:rsidR="00EE757F" w:rsidRPr="00493CFD" w:rsidRDefault="00774563">
            <w:pPr>
              <w:spacing w:after="0" w:line="240" w:lineRule="auto"/>
              <w:jc w:val="center"/>
              <w:rPr>
                <w:rFonts w:ascii="Calibri" w:eastAsia="Times New Roman" w:hAnsi="Calibri" w:cs="Calibri"/>
                <w:color w:val="000000"/>
                <w:lang w:val="en-US" w:eastAsia="nl-NL"/>
              </w:rPr>
              <w:pPrChange w:id="370" w:author="Parikh, Shaiv (BME)" w:date="2021-03-08T09:58:00Z">
                <w:pPr>
                  <w:framePr w:hSpace="142" w:wrap="around" w:vAnchor="text" w:hAnchor="margin" w:y="1"/>
                  <w:spacing w:after="0" w:line="240" w:lineRule="auto"/>
                  <w:suppressOverlap/>
                </w:pPr>
              </w:pPrChange>
            </w:pPr>
            <w:ins w:id="371" w:author="Parikh, Shaiv (BME)" w:date="2021-03-08T09:56:00Z">
              <w:r w:rsidRPr="00774563">
                <w:rPr>
                  <w:rFonts w:ascii="Calibri" w:eastAsia="Times New Roman" w:hAnsi="Calibri" w:cs="Calibri"/>
                  <w:color w:val="000000"/>
                  <w:lang w:val="en-US" w:eastAsia="nl-NL"/>
                </w:rPr>
                <w:t>98 [90, 105]</w:t>
              </w:r>
            </w:ins>
            <w:del w:id="372" w:author="Parikh, Shaiv (BME)" w:date="2021-03-08T09:56:00Z">
              <w:r w:rsidR="00EE757F" w:rsidDel="00774563">
                <w:rPr>
                  <w:rFonts w:ascii="Calibri" w:eastAsia="Times New Roman" w:hAnsi="Calibri" w:cs="Calibri"/>
                  <w:color w:val="000000"/>
                  <w:lang w:val="en-US" w:eastAsia="nl-NL"/>
                </w:rPr>
                <w:delText>99 ± 13</w:delText>
              </w:r>
            </w:del>
          </w:p>
        </w:tc>
        <w:tc>
          <w:tcPr>
            <w:tcW w:w="1170" w:type="dxa"/>
            <w:shd w:val="clear" w:color="auto" w:fill="auto"/>
            <w:noWrap/>
            <w:vAlign w:val="bottom"/>
            <w:tcPrChange w:id="373" w:author="Parikh, Shaiv (BME)" w:date="2021-03-08T09:57:00Z">
              <w:tcPr>
                <w:tcW w:w="1277" w:type="dxa"/>
                <w:shd w:val="clear" w:color="auto" w:fill="auto"/>
                <w:noWrap/>
                <w:vAlign w:val="bottom"/>
              </w:tcPr>
            </w:tcPrChange>
          </w:tcPr>
          <w:p w14:paraId="2FE7BD92"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&lt;0.001</w:t>
            </w:r>
          </w:p>
        </w:tc>
        <w:tc>
          <w:tcPr>
            <w:tcW w:w="833" w:type="dxa"/>
            <w:shd w:val="clear" w:color="auto" w:fill="auto"/>
            <w:noWrap/>
            <w:vAlign w:val="bottom"/>
            <w:tcPrChange w:id="374" w:author="Parikh, Shaiv (BME)" w:date="2021-03-08T09:57:00Z">
              <w:tcPr>
                <w:tcW w:w="1020" w:type="dxa"/>
                <w:shd w:val="clear" w:color="auto" w:fill="auto"/>
                <w:noWrap/>
                <w:vAlign w:val="bottom"/>
              </w:tcPr>
            </w:tcPrChange>
          </w:tcPr>
          <w:p w14:paraId="68605EB5"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4</w:t>
            </w:r>
          </w:p>
        </w:tc>
        <w:tc>
          <w:tcPr>
            <w:tcW w:w="963" w:type="dxa"/>
            <w:shd w:val="clear" w:color="auto" w:fill="auto"/>
            <w:noWrap/>
            <w:vAlign w:val="bottom"/>
            <w:tcPrChange w:id="375" w:author="Parikh, Shaiv (BME)" w:date="2021-03-08T09:57:00Z">
              <w:tcPr>
                <w:tcW w:w="963" w:type="dxa"/>
                <w:shd w:val="clear" w:color="auto" w:fill="auto"/>
                <w:noWrap/>
                <w:vAlign w:val="bottom"/>
              </w:tcPr>
            </w:tcPrChange>
          </w:tcPr>
          <w:p w14:paraId="541E2955"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3</w:t>
            </w:r>
          </w:p>
        </w:tc>
      </w:tr>
      <w:tr w:rsidR="00EE757F" w:rsidRPr="00577327" w14:paraId="02A994BD" w14:textId="77777777" w:rsidTr="00774563">
        <w:trPr>
          <w:trHeight w:val="262"/>
          <w:trPrChange w:id="376" w:author="Parikh, Shaiv (BME)" w:date="2021-03-08T09:57:00Z">
            <w:trPr>
              <w:trHeight w:val="262"/>
            </w:trPr>
          </w:trPrChange>
        </w:trPr>
        <w:tc>
          <w:tcPr>
            <w:tcW w:w="3114" w:type="dxa"/>
            <w:shd w:val="clear" w:color="auto" w:fill="auto"/>
            <w:noWrap/>
            <w:vAlign w:val="bottom"/>
            <w:tcPrChange w:id="377" w:author="Parikh, Shaiv (BME)" w:date="2021-03-08T09:57:00Z">
              <w:tcPr>
                <w:tcW w:w="3114" w:type="dxa"/>
                <w:shd w:val="clear" w:color="auto" w:fill="auto"/>
                <w:noWrap/>
                <w:vAlign w:val="bottom"/>
              </w:tcPr>
            </w:tcPrChange>
          </w:tcPr>
          <w:p w14:paraId="28F85901" w14:textId="77777777" w:rsidR="00EE757F" w:rsidRPr="00577327" w:rsidRDefault="00EE757F" w:rsidP="009E123C">
            <w:pPr>
              <w:spacing w:after="0" w:line="240" w:lineRule="auto"/>
              <w:rPr>
                <w:rFonts w:ascii="Calibri" w:eastAsia="Times New Roman" w:hAnsi="Calibri" w:cs="Calibri"/>
                <w:b/>
                <w:color w:val="000000"/>
                <w:lang w:val="en-US" w:eastAsia="nl-NL"/>
              </w:rPr>
            </w:pPr>
            <w:r w:rsidRPr="00577327">
              <w:rPr>
                <w:rFonts w:ascii="Calibri" w:eastAsia="Times New Roman" w:hAnsi="Calibri" w:cs="Calibri"/>
                <w:b/>
                <w:color w:val="000000"/>
                <w:lang w:val="en-US" w:eastAsia="nl-NL"/>
              </w:rPr>
              <w:t>Diastolic diameter</w:t>
            </w:r>
            <w:r>
              <w:rPr>
                <w:rFonts w:ascii="Calibri" w:eastAsia="Times New Roman" w:hAnsi="Calibri" w:cs="Calibri"/>
                <w:b/>
                <w:color w:val="000000"/>
                <w:lang w:val="en-US" w:eastAsia="nl-NL"/>
              </w:rPr>
              <w:t xml:space="preserve">, </w:t>
            </w:r>
            <w:proofErr w:type="spellStart"/>
            <w:r w:rsidRPr="00F25F4B">
              <w:rPr>
                <w:rFonts w:ascii="Calibri" w:eastAsia="Times New Roman" w:hAnsi="Calibri" w:cs="Calibri"/>
                <w:b/>
                <w:i/>
                <w:color w:val="000000"/>
                <w:lang w:val="en-US" w:eastAsia="nl-NL"/>
              </w:rPr>
              <w:t>D</w:t>
            </w:r>
            <w:r w:rsidRPr="00F25F4B">
              <w:rPr>
                <w:rFonts w:ascii="Calibri" w:eastAsia="Times New Roman" w:hAnsi="Calibri" w:cs="Calibri"/>
                <w:b/>
                <w:color w:val="000000"/>
                <w:vertAlign w:val="subscript"/>
                <w:lang w:val="en-US" w:eastAsia="nl-NL"/>
              </w:rPr>
              <w:t>d</w:t>
            </w:r>
            <w:proofErr w:type="spellEnd"/>
            <w:r w:rsidRPr="00577327">
              <w:rPr>
                <w:rFonts w:ascii="Calibri" w:eastAsia="Times New Roman" w:hAnsi="Calibri" w:cs="Calibri"/>
                <w:b/>
                <w:color w:val="000000"/>
                <w:lang w:val="en-US" w:eastAsia="nl-NL"/>
              </w:rPr>
              <w:t xml:space="preserve"> (mm)</w:t>
            </w:r>
          </w:p>
        </w:tc>
        <w:tc>
          <w:tcPr>
            <w:tcW w:w="1651" w:type="dxa"/>
            <w:shd w:val="clear" w:color="auto" w:fill="auto"/>
            <w:noWrap/>
            <w:vAlign w:val="bottom"/>
            <w:tcPrChange w:id="378" w:author="Parikh, Shaiv (BME)" w:date="2021-03-08T09:57:00Z">
              <w:tcPr>
                <w:tcW w:w="1559" w:type="dxa"/>
                <w:shd w:val="clear" w:color="auto" w:fill="auto"/>
                <w:noWrap/>
                <w:vAlign w:val="bottom"/>
              </w:tcPr>
            </w:tcPrChange>
          </w:tcPr>
          <w:p w14:paraId="5A7B53ED" w14:textId="77777777" w:rsidR="00EE757F" w:rsidRDefault="00EE757F">
            <w:pPr>
              <w:spacing w:after="0" w:line="240" w:lineRule="auto"/>
              <w:jc w:val="center"/>
              <w:rPr>
                <w:rFonts w:ascii="Calibri" w:eastAsia="Times New Roman" w:hAnsi="Calibri" w:cs="Calibri"/>
                <w:color w:val="000000"/>
                <w:lang w:val="en-US" w:eastAsia="nl-NL"/>
              </w:rPr>
              <w:pPrChange w:id="379"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380" w:author="Parikh, Shaiv (BME)" w:date="2021-03-08T09:57:00Z">
              <w:tcPr>
                <w:tcW w:w="1418" w:type="dxa"/>
                <w:shd w:val="clear" w:color="auto" w:fill="auto"/>
                <w:noWrap/>
                <w:vAlign w:val="bottom"/>
              </w:tcPr>
            </w:tcPrChange>
          </w:tcPr>
          <w:p w14:paraId="484F9FC3" w14:textId="77777777" w:rsidR="00EE757F" w:rsidRDefault="00EE757F">
            <w:pPr>
              <w:spacing w:after="0" w:line="240" w:lineRule="auto"/>
              <w:jc w:val="center"/>
              <w:rPr>
                <w:rFonts w:ascii="Calibri" w:eastAsia="Times New Roman" w:hAnsi="Calibri" w:cs="Calibri"/>
                <w:color w:val="000000"/>
                <w:lang w:val="en-US" w:eastAsia="nl-NL"/>
              </w:rPr>
              <w:pPrChange w:id="381"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382" w:author="Parikh, Shaiv (BME)" w:date="2021-03-08T09:57:00Z">
              <w:tcPr>
                <w:tcW w:w="1277" w:type="dxa"/>
                <w:shd w:val="clear" w:color="auto" w:fill="auto"/>
                <w:noWrap/>
                <w:vAlign w:val="bottom"/>
              </w:tcPr>
            </w:tcPrChange>
          </w:tcPr>
          <w:p w14:paraId="31B0CE90"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383" w:author="Parikh, Shaiv (BME)" w:date="2021-03-08T09:57:00Z">
              <w:tcPr>
                <w:tcW w:w="1020" w:type="dxa"/>
                <w:shd w:val="clear" w:color="auto" w:fill="auto"/>
                <w:noWrap/>
                <w:vAlign w:val="bottom"/>
              </w:tcPr>
            </w:tcPrChange>
          </w:tcPr>
          <w:p w14:paraId="66F1322B"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384" w:author="Parikh, Shaiv (BME)" w:date="2021-03-08T09:57:00Z">
              <w:tcPr>
                <w:tcW w:w="963" w:type="dxa"/>
                <w:shd w:val="clear" w:color="auto" w:fill="auto"/>
                <w:noWrap/>
                <w:vAlign w:val="bottom"/>
              </w:tcPr>
            </w:tcPrChange>
          </w:tcPr>
          <w:p w14:paraId="4E1E7CE1"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4123580D" w14:textId="77777777" w:rsidTr="00774563">
        <w:trPr>
          <w:trHeight w:val="262"/>
          <w:trPrChange w:id="385" w:author="Parikh, Shaiv (BME)" w:date="2021-03-08T09:57:00Z">
            <w:trPr>
              <w:trHeight w:val="262"/>
            </w:trPr>
          </w:trPrChange>
        </w:trPr>
        <w:tc>
          <w:tcPr>
            <w:tcW w:w="3114" w:type="dxa"/>
            <w:shd w:val="clear" w:color="auto" w:fill="auto"/>
            <w:noWrap/>
            <w:vAlign w:val="bottom"/>
            <w:hideMark/>
            <w:tcPrChange w:id="386" w:author="Parikh, Shaiv (BME)" w:date="2021-03-08T09:57:00Z">
              <w:tcPr>
                <w:tcW w:w="3114" w:type="dxa"/>
                <w:shd w:val="clear" w:color="auto" w:fill="auto"/>
                <w:noWrap/>
                <w:vAlign w:val="bottom"/>
                <w:hideMark/>
              </w:tcPr>
            </w:tcPrChange>
          </w:tcPr>
          <w:p w14:paraId="3EBBD7B3" w14:textId="77777777" w:rsidR="00EE757F" w:rsidRPr="00577327" w:rsidRDefault="00EE757F" w:rsidP="009E123C">
            <w:pPr>
              <w:spacing w:after="0" w:line="240" w:lineRule="auto"/>
              <w:rPr>
                <w:rFonts w:ascii="Calibri" w:eastAsia="Times New Roman" w:hAnsi="Calibri" w:cs="Calibri"/>
                <w:color w:val="000000"/>
                <w:lang w:val="en-US" w:eastAsia="nl-NL"/>
              </w:rPr>
            </w:pPr>
            <w:r w:rsidRPr="00577327">
              <w:rPr>
                <w:rFonts w:ascii="Calibri" w:eastAsia="Times New Roman" w:hAnsi="Calibri" w:cs="Calibri"/>
                <w:color w:val="000000"/>
                <w:lang w:val="en-US" w:eastAsia="nl-NL"/>
              </w:rPr>
              <w:t xml:space="preserve">Caudal </w:t>
            </w:r>
          </w:p>
        </w:tc>
        <w:tc>
          <w:tcPr>
            <w:tcW w:w="1651" w:type="dxa"/>
            <w:shd w:val="clear" w:color="auto" w:fill="auto"/>
            <w:noWrap/>
            <w:vAlign w:val="bottom"/>
            <w:hideMark/>
            <w:tcPrChange w:id="387" w:author="Parikh, Shaiv (BME)" w:date="2021-03-08T09:57:00Z">
              <w:tcPr>
                <w:tcW w:w="1559" w:type="dxa"/>
                <w:shd w:val="clear" w:color="auto" w:fill="auto"/>
                <w:noWrap/>
                <w:vAlign w:val="bottom"/>
                <w:hideMark/>
              </w:tcPr>
            </w:tcPrChange>
          </w:tcPr>
          <w:p w14:paraId="474EBAFB" w14:textId="16CBBE85" w:rsidR="00EE757F" w:rsidRPr="00BD3B5B" w:rsidRDefault="00774563">
            <w:pPr>
              <w:spacing w:after="0" w:line="240" w:lineRule="auto"/>
              <w:jc w:val="center"/>
              <w:rPr>
                <w:rFonts w:ascii="Calibri" w:eastAsia="Times New Roman" w:hAnsi="Calibri" w:cs="Calibri"/>
                <w:color w:val="000000"/>
                <w:lang w:val="en-US" w:eastAsia="nl-NL"/>
              </w:rPr>
              <w:pPrChange w:id="388" w:author="Parikh, Shaiv (BME)" w:date="2021-03-08T09:58:00Z">
                <w:pPr>
                  <w:framePr w:hSpace="142" w:wrap="around" w:vAnchor="text" w:hAnchor="margin" w:y="1"/>
                  <w:spacing w:after="0" w:line="240" w:lineRule="auto"/>
                  <w:suppressOverlap/>
                </w:pPr>
              </w:pPrChange>
            </w:pPr>
            <w:ins w:id="389" w:author="Parikh, Shaiv (BME)" w:date="2021-03-08T09:54:00Z">
              <w:r w:rsidRPr="00774563">
                <w:rPr>
                  <w:rFonts w:ascii="Calibri" w:eastAsia="Times New Roman" w:hAnsi="Calibri" w:cs="Calibri"/>
                  <w:color w:val="000000"/>
                  <w:lang w:val="en-US" w:eastAsia="nl-NL"/>
                </w:rPr>
                <w:t>30 [25, 36]</w:t>
              </w:r>
            </w:ins>
            <w:del w:id="390" w:author="Parikh, Shaiv (BME)" w:date="2021-03-08T09:54:00Z">
              <w:r w:rsidR="00EE757F" w:rsidDel="00774563">
                <w:rPr>
                  <w:rFonts w:ascii="Calibri" w:eastAsia="Times New Roman" w:hAnsi="Calibri" w:cs="Calibri"/>
                  <w:color w:val="000000"/>
                  <w:lang w:val="en-US" w:eastAsia="nl-NL"/>
                </w:rPr>
                <w:delText>32 ± 12</w:delText>
              </w:r>
            </w:del>
          </w:p>
        </w:tc>
        <w:tc>
          <w:tcPr>
            <w:tcW w:w="1620" w:type="dxa"/>
            <w:shd w:val="clear" w:color="auto" w:fill="auto"/>
            <w:noWrap/>
            <w:vAlign w:val="bottom"/>
            <w:hideMark/>
            <w:tcPrChange w:id="391" w:author="Parikh, Shaiv (BME)" w:date="2021-03-08T09:57:00Z">
              <w:tcPr>
                <w:tcW w:w="1418" w:type="dxa"/>
                <w:shd w:val="clear" w:color="auto" w:fill="auto"/>
                <w:noWrap/>
                <w:vAlign w:val="bottom"/>
                <w:hideMark/>
              </w:tcPr>
            </w:tcPrChange>
          </w:tcPr>
          <w:p w14:paraId="32680E92" w14:textId="7A0BC07E" w:rsidR="00EE757F" w:rsidRPr="00BD3B5B" w:rsidRDefault="00774563">
            <w:pPr>
              <w:spacing w:after="0" w:line="240" w:lineRule="auto"/>
              <w:jc w:val="center"/>
              <w:rPr>
                <w:rFonts w:ascii="Calibri" w:eastAsia="Times New Roman" w:hAnsi="Calibri" w:cs="Calibri"/>
                <w:color w:val="000000"/>
                <w:lang w:val="en-US" w:eastAsia="nl-NL"/>
              </w:rPr>
              <w:pPrChange w:id="392" w:author="Parikh, Shaiv (BME)" w:date="2021-03-08T09:58:00Z">
                <w:pPr>
                  <w:framePr w:hSpace="142" w:wrap="around" w:vAnchor="text" w:hAnchor="margin" w:y="1"/>
                  <w:spacing w:after="0" w:line="240" w:lineRule="auto"/>
                  <w:suppressOverlap/>
                </w:pPr>
              </w:pPrChange>
            </w:pPr>
            <w:ins w:id="393" w:author="Parikh, Shaiv (BME)" w:date="2021-03-08T09:56:00Z">
              <w:r w:rsidRPr="00774563">
                <w:rPr>
                  <w:rFonts w:ascii="Calibri" w:eastAsia="Times New Roman" w:hAnsi="Calibri" w:cs="Calibri"/>
                  <w:color w:val="000000"/>
                  <w:lang w:val="en-US" w:eastAsia="nl-NL"/>
                </w:rPr>
                <w:t>30 [23, 38]</w:t>
              </w:r>
            </w:ins>
            <w:del w:id="394" w:author="Parikh, Shaiv (BME)" w:date="2021-03-08T09:56:00Z">
              <w:r w:rsidR="00EE757F" w:rsidDel="00774563">
                <w:rPr>
                  <w:rFonts w:ascii="Calibri" w:eastAsia="Times New Roman" w:hAnsi="Calibri" w:cs="Calibri"/>
                  <w:color w:val="000000"/>
                  <w:lang w:val="en-US" w:eastAsia="nl-NL"/>
                </w:rPr>
                <w:delText>32 ± 13</w:delText>
              </w:r>
            </w:del>
          </w:p>
        </w:tc>
        <w:tc>
          <w:tcPr>
            <w:tcW w:w="1170" w:type="dxa"/>
            <w:shd w:val="clear" w:color="auto" w:fill="auto"/>
            <w:noWrap/>
            <w:vAlign w:val="bottom"/>
            <w:tcPrChange w:id="395" w:author="Parikh, Shaiv (BME)" w:date="2021-03-08T09:57:00Z">
              <w:tcPr>
                <w:tcW w:w="1277" w:type="dxa"/>
                <w:shd w:val="clear" w:color="auto" w:fill="auto"/>
                <w:noWrap/>
                <w:vAlign w:val="bottom"/>
              </w:tcPr>
            </w:tcPrChange>
          </w:tcPr>
          <w:p w14:paraId="5D03B348" w14:textId="717C15C1" w:rsidR="00EE757F" w:rsidRPr="00BD3B5B" w:rsidRDefault="00EA37C2" w:rsidP="009E123C">
            <w:pPr>
              <w:spacing w:after="0" w:line="240" w:lineRule="auto"/>
              <w:jc w:val="center"/>
              <w:rPr>
                <w:rFonts w:ascii="Calibri" w:eastAsia="Times New Roman" w:hAnsi="Calibri" w:cs="Calibri"/>
                <w:color w:val="000000"/>
                <w:lang w:val="en-US" w:eastAsia="nl-NL"/>
              </w:rPr>
            </w:pPr>
            <w:ins w:id="396" w:author="Parikh, Shaiv (BME)" w:date="2021-03-08T09:58:00Z">
              <w:r>
                <w:rPr>
                  <w:rFonts w:ascii="Calibri" w:eastAsia="Times New Roman" w:hAnsi="Calibri" w:cs="Calibri"/>
                  <w:color w:val="000000"/>
                  <w:lang w:val="en-US" w:eastAsia="nl-NL"/>
                </w:rPr>
                <w:t>0.97</w:t>
              </w:r>
            </w:ins>
            <w:del w:id="397" w:author="Parikh, Shaiv (BME)" w:date="2021-03-08T09:58:00Z">
              <w:r w:rsidR="00EE757F" w:rsidDel="00774563">
                <w:rPr>
                  <w:rFonts w:ascii="Calibri" w:eastAsia="Times New Roman" w:hAnsi="Calibri" w:cs="Calibri"/>
                  <w:color w:val="000000"/>
                  <w:lang w:val="en-US" w:eastAsia="nl-NL"/>
                </w:rPr>
                <w:delText>0.60</w:delText>
              </w:r>
            </w:del>
          </w:p>
        </w:tc>
        <w:tc>
          <w:tcPr>
            <w:tcW w:w="833" w:type="dxa"/>
            <w:shd w:val="clear" w:color="auto" w:fill="auto"/>
            <w:noWrap/>
            <w:vAlign w:val="bottom"/>
            <w:tcPrChange w:id="398" w:author="Parikh, Shaiv (BME)" w:date="2021-03-08T09:57:00Z">
              <w:tcPr>
                <w:tcW w:w="1020" w:type="dxa"/>
                <w:shd w:val="clear" w:color="auto" w:fill="auto"/>
                <w:noWrap/>
                <w:vAlign w:val="bottom"/>
              </w:tcPr>
            </w:tcPrChange>
          </w:tcPr>
          <w:p w14:paraId="7201AC7E"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399" w:author="Parikh, Shaiv (BME)" w:date="2021-03-08T09:57:00Z">
              <w:tcPr>
                <w:tcW w:w="963" w:type="dxa"/>
                <w:shd w:val="clear" w:color="auto" w:fill="auto"/>
                <w:noWrap/>
                <w:vAlign w:val="bottom"/>
              </w:tcPr>
            </w:tcPrChange>
          </w:tcPr>
          <w:p w14:paraId="454347B9"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r>
      <w:tr w:rsidR="00EE757F" w:rsidRPr="00577327" w14:paraId="18F68E9F" w14:textId="77777777" w:rsidTr="00774563">
        <w:trPr>
          <w:trHeight w:val="262"/>
          <w:trPrChange w:id="400" w:author="Parikh, Shaiv (BME)" w:date="2021-03-08T09:57:00Z">
            <w:trPr>
              <w:trHeight w:val="262"/>
            </w:trPr>
          </w:trPrChange>
        </w:trPr>
        <w:tc>
          <w:tcPr>
            <w:tcW w:w="3114" w:type="dxa"/>
            <w:shd w:val="clear" w:color="auto" w:fill="auto"/>
            <w:noWrap/>
            <w:vAlign w:val="bottom"/>
            <w:hideMark/>
            <w:tcPrChange w:id="401" w:author="Parikh, Shaiv (BME)" w:date="2021-03-08T09:57:00Z">
              <w:tcPr>
                <w:tcW w:w="3114" w:type="dxa"/>
                <w:shd w:val="clear" w:color="auto" w:fill="auto"/>
                <w:noWrap/>
                <w:vAlign w:val="bottom"/>
                <w:hideMark/>
              </w:tcPr>
            </w:tcPrChange>
          </w:tcPr>
          <w:p w14:paraId="03F5CE6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Cranial</w:t>
            </w:r>
          </w:p>
        </w:tc>
        <w:tc>
          <w:tcPr>
            <w:tcW w:w="1651" w:type="dxa"/>
            <w:shd w:val="clear" w:color="auto" w:fill="auto"/>
            <w:noWrap/>
            <w:vAlign w:val="bottom"/>
            <w:hideMark/>
            <w:tcPrChange w:id="402" w:author="Parikh, Shaiv (BME)" w:date="2021-03-08T09:57:00Z">
              <w:tcPr>
                <w:tcW w:w="1559" w:type="dxa"/>
                <w:shd w:val="clear" w:color="auto" w:fill="auto"/>
                <w:noWrap/>
                <w:vAlign w:val="bottom"/>
                <w:hideMark/>
              </w:tcPr>
            </w:tcPrChange>
          </w:tcPr>
          <w:p w14:paraId="07FB290C" w14:textId="7B57652C" w:rsidR="00EE757F" w:rsidRPr="00577327" w:rsidRDefault="00774563">
            <w:pPr>
              <w:spacing w:after="0" w:line="240" w:lineRule="auto"/>
              <w:jc w:val="center"/>
              <w:rPr>
                <w:rFonts w:ascii="Calibri" w:eastAsia="Times New Roman" w:hAnsi="Calibri" w:cs="Calibri"/>
                <w:color w:val="000000"/>
                <w:lang w:val="en-US" w:eastAsia="nl-NL"/>
              </w:rPr>
              <w:pPrChange w:id="403" w:author="Parikh, Shaiv (BME)" w:date="2021-03-08T09:58:00Z">
                <w:pPr>
                  <w:framePr w:hSpace="142" w:wrap="around" w:vAnchor="text" w:hAnchor="margin" w:y="1"/>
                  <w:spacing w:after="0" w:line="240" w:lineRule="auto"/>
                  <w:suppressOverlap/>
                </w:pPr>
              </w:pPrChange>
            </w:pPr>
            <w:ins w:id="404" w:author="Parikh, Shaiv (BME)" w:date="2021-03-08T09:54:00Z">
              <w:r w:rsidRPr="00774563">
                <w:rPr>
                  <w:rFonts w:ascii="Calibri" w:eastAsia="Times New Roman" w:hAnsi="Calibri" w:cs="Calibri"/>
                  <w:color w:val="000000"/>
                  <w:lang w:val="en-US" w:eastAsia="nl-NL"/>
                </w:rPr>
                <w:t>33 [23, 40]</w:t>
              </w:r>
            </w:ins>
            <w:del w:id="405" w:author="Parikh, Shaiv (BME)" w:date="2021-03-08T09:54:00Z">
              <w:r w:rsidR="00EE757F" w:rsidDel="00774563">
                <w:rPr>
                  <w:rFonts w:ascii="Calibri" w:eastAsia="Times New Roman" w:hAnsi="Calibri" w:cs="Calibri"/>
                  <w:color w:val="000000"/>
                  <w:lang w:val="en-US" w:eastAsia="nl-NL"/>
                </w:rPr>
                <w:delText>32 ± 12</w:delText>
              </w:r>
            </w:del>
          </w:p>
        </w:tc>
        <w:tc>
          <w:tcPr>
            <w:tcW w:w="1620" w:type="dxa"/>
            <w:shd w:val="clear" w:color="auto" w:fill="auto"/>
            <w:noWrap/>
            <w:vAlign w:val="bottom"/>
            <w:hideMark/>
            <w:tcPrChange w:id="406" w:author="Parikh, Shaiv (BME)" w:date="2021-03-08T09:57:00Z">
              <w:tcPr>
                <w:tcW w:w="1418" w:type="dxa"/>
                <w:shd w:val="clear" w:color="auto" w:fill="auto"/>
                <w:noWrap/>
                <w:vAlign w:val="bottom"/>
                <w:hideMark/>
              </w:tcPr>
            </w:tcPrChange>
          </w:tcPr>
          <w:p w14:paraId="4962619D" w14:textId="05BAF4CC" w:rsidR="00EE757F" w:rsidRPr="00577327" w:rsidRDefault="00774563">
            <w:pPr>
              <w:spacing w:after="0" w:line="240" w:lineRule="auto"/>
              <w:jc w:val="center"/>
              <w:rPr>
                <w:rFonts w:ascii="Calibri" w:eastAsia="Times New Roman" w:hAnsi="Calibri" w:cs="Calibri"/>
                <w:color w:val="000000"/>
                <w:lang w:val="en-US" w:eastAsia="nl-NL"/>
              </w:rPr>
              <w:pPrChange w:id="407" w:author="Parikh, Shaiv (BME)" w:date="2021-03-08T09:58:00Z">
                <w:pPr>
                  <w:framePr w:hSpace="142" w:wrap="around" w:vAnchor="text" w:hAnchor="margin" w:y="1"/>
                  <w:spacing w:after="0" w:line="240" w:lineRule="auto"/>
                  <w:suppressOverlap/>
                </w:pPr>
              </w:pPrChange>
            </w:pPr>
            <w:ins w:id="408" w:author="Parikh, Shaiv (BME)" w:date="2021-03-08T09:56:00Z">
              <w:r w:rsidRPr="00774563">
                <w:rPr>
                  <w:rFonts w:ascii="Calibri" w:eastAsia="Times New Roman" w:hAnsi="Calibri" w:cs="Calibri"/>
                  <w:color w:val="000000"/>
                  <w:lang w:val="en-US" w:eastAsia="nl-NL"/>
                </w:rPr>
                <w:t>34 [23, 41]</w:t>
              </w:r>
            </w:ins>
            <w:del w:id="409" w:author="Parikh, Shaiv (BME)" w:date="2021-03-08T09:56:00Z">
              <w:r w:rsidR="00EE757F" w:rsidDel="00774563">
                <w:rPr>
                  <w:rFonts w:ascii="Calibri" w:eastAsia="Times New Roman" w:hAnsi="Calibri" w:cs="Calibri"/>
                  <w:color w:val="000000"/>
                  <w:lang w:val="en-US" w:eastAsia="nl-NL"/>
                </w:rPr>
                <w:delText>33 ± 13</w:delText>
              </w:r>
            </w:del>
          </w:p>
        </w:tc>
        <w:tc>
          <w:tcPr>
            <w:tcW w:w="1170" w:type="dxa"/>
            <w:shd w:val="clear" w:color="auto" w:fill="auto"/>
            <w:noWrap/>
            <w:vAlign w:val="bottom"/>
            <w:tcPrChange w:id="410" w:author="Parikh, Shaiv (BME)" w:date="2021-03-08T09:57:00Z">
              <w:tcPr>
                <w:tcW w:w="1277" w:type="dxa"/>
                <w:shd w:val="clear" w:color="auto" w:fill="auto"/>
                <w:noWrap/>
                <w:vAlign w:val="bottom"/>
              </w:tcPr>
            </w:tcPrChange>
          </w:tcPr>
          <w:p w14:paraId="5E479CF9" w14:textId="6F679928" w:rsidR="00EE757F" w:rsidRPr="00577327" w:rsidRDefault="00EA37C2" w:rsidP="009E123C">
            <w:pPr>
              <w:spacing w:after="0" w:line="240" w:lineRule="auto"/>
              <w:jc w:val="center"/>
              <w:rPr>
                <w:rFonts w:ascii="Calibri" w:eastAsia="Times New Roman" w:hAnsi="Calibri" w:cs="Calibri"/>
                <w:color w:val="000000"/>
                <w:lang w:val="en-US" w:eastAsia="nl-NL"/>
              </w:rPr>
            </w:pPr>
            <w:ins w:id="411" w:author="Parikh, Shaiv (BME)" w:date="2021-03-08T09:59:00Z">
              <w:r>
                <w:rPr>
                  <w:rFonts w:ascii="Calibri" w:eastAsia="Times New Roman" w:hAnsi="Calibri" w:cs="Calibri"/>
                  <w:color w:val="000000"/>
                  <w:lang w:val="en-US" w:eastAsia="nl-NL"/>
                </w:rPr>
                <w:t>0.80</w:t>
              </w:r>
            </w:ins>
            <w:del w:id="412" w:author="Parikh, Shaiv (BME)" w:date="2021-03-08T09:59:00Z">
              <w:r w:rsidR="00EE757F" w:rsidDel="00774563">
                <w:rPr>
                  <w:rFonts w:ascii="Calibri" w:eastAsia="Times New Roman" w:hAnsi="Calibri" w:cs="Calibri"/>
                  <w:color w:val="000000"/>
                  <w:lang w:val="en-US" w:eastAsia="nl-NL"/>
                </w:rPr>
                <w:delText>0.98</w:delText>
              </w:r>
            </w:del>
          </w:p>
        </w:tc>
        <w:tc>
          <w:tcPr>
            <w:tcW w:w="833" w:type="dxa"/>
            <w:shd w:val="clear" w:color="auto" w:fill="auto"/>
            <w:noWrap/>
            <w:vAlign w:val="bottom"/>
            <w:tcPrChange w:id="413" w:author="Parikh, Shaiv (BME)" w:date="2021-03-08T09:57:00Z">
              <w:tcPr>
                <w:tcW w:w="1020" w:type="dxa"/>
                <w:shd w:val="clear" w:color="auto" w:fill="auto"/>
                <w:noWrap/>
                <w:vAlign w:val="bottom"/>
              </w:tcPr>
            </w:tcPrChange>
          </w:tcPr>
          <w:p w14:paraId="7C5DED9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14" w:author="Parikh, Shaiv (BME)" w:date="2021-03-08T09:57:00Z">
              <w:tcPr>
                <w:tcW w:w="963" w:type="dxa"/>
                <w:shd w:val="clear" w:color="auto" w:fill="auto"/>
                <w:noWrap/>
                <w:vAlign w:val="bottom"/>
              </w:tcPr>
            </w:tcPrChange>
          </w:tcPr>
          <w:p w14:paraId="3A70EB10"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r>
      <w:tr w:rsidR="00EE757F" w:rsidRPr="00577327" w14:paraId="5B1ED86E" w14:textId="77777777" w:rsidTr="00774563">
        <w:trPr>
          <w:trHeight w:val="262"/>
          <w:trPrChange w:id="415" w:author="Parikh, Shaiv (BME)" w:date="2021-03-08T09:57:00Z">
            <w:trPr>
              <w:trHeight w:val="262"/>
            </w:trPr>
          </w:trPrChange>
        </w:trPr>
        <w:tc>
          <w:tcPr>
            <w:tcW w:w="3114" w:type="dxa"/>
            <w:shd w:val="clear" w:color="auto" w:fill="auto"/>
            <w:noWrap/>
            <w:vAlign w:val="bottom"/>
            <w:tcPrChange w:id="416" w:author="Parikh, Shaiv (BME)" w:date="2021-03-08T09:57:00Z">
              <w:tcPr>
                <w:tcW w:w="3114" w:type="dxa"/>
                <w:shd w:val="clear" w:color="auto" w:fill="auto"/>
                <w:noWrap/>
                <w:vAlign w:val="bottom"/>
              </w:tcPr>
            </w:tcPrChange>
          </w:tcPr>
          <w:p w14:paraId="45CA1A04" w14:textId="473C1DB8" w:rsidR="00EE757F" w:rsidRPr="00F25F4B" w:rsidRDefault="00EE757F" w:rsidP="009E123C">
            <w:pPr>
              <w:spacing w:after="0" w:line="240" w:lineRule="auto"/>
              <w:rPr>
                <w:rFonts w:ascii="Calibri" w:eastAsia="Times New Roman" w:hAnsi="Calibri" w:cs="Calibri"/>
                <w:b/>
                <w:color w:val="000000"/>
                <w:lang w:eastAsia="nl-NL"/>
              </w:rPr>
            </w:pPr>
            <w:r>
              <w:rPr>
                <w:rFonts w:ascii="Calibri" w:eastAsia="Times New Roman" w:hAnsi="Calibri" w:cs="Calibri"/>
                <w:b/>
                <w:color w:val="000000"/>
                <w:lang w:val="en-US" w:eastAsia="nl-NL"/>
              </w:rPr>
              <w:t>Circumferential strain</w:t>
            </w:r>
            <w:r w:rsidR="001E4660">
              <w:rPr>
                <w:rFonts w:ascii="Calibri" w:eastAsia="Times New Roman" w:hAnsi="Calibri" w:cs="Calibri"/>
                <w:b/>
                <w:color w:val="000000"/>
                <w:lang w:val="en-US" w:eastAsia="nl-NL"/>
              </w:rPr>
              <w:t>,</w:t>
            </w:r>
            <w:r>
              <w:rPr>
                <w:rFonts w:ascii="Calibri" w:eastAsia="Times New Roman" w:hAnsi="Calibri" w:cs="Calibri"/>
                <w:b/>
                <w:color w:val="000000"/>
                <w:lang w:val="en-US" w:eastAsia="nl-NL"/>
              </w:rPr>
              <w:t xml:space="preserve"> </w:t>
            </w:r>
            <w:r w:rsidRPr="00F25F4B">
              <w:rPr>
                <w:rFonts w:ascii="Calibri" w:eastAsia="Times New Roman" w:hAnsi="Calibri" w:cs="Calibri"/>
                <w:b/>
                <w:color w:val="000000"/>
                <w:lang w:val="en-US" w:eastAsia="nl-NL"/>
              </w:rPr>
              <w:t>Δ</w:t>
            </w:r>
            <w:r w:rsidRPr="00F25F4B">
              <w:rPr>
                <w:rFonts w:ascii="Calibri" w:eastAsia="Times New Roman" w:hAnsi="Calibri" w:cs="Calibri"/>
                <w:b/>
                <w:i/>
                <w:color w:val="000000"/>
                <w:lang w:val="en-US" w:eastAsia="nl-NL"/>
              </w:rPr>
              <w:t>D</w:t>
            </w:r>
            <w:r>
              <w:rPr>
                <w:rFonts w:ascii="Calibri" w:eastAsia="Times New Roman" w:hAnsi="Calibri" w:cs="Calibri"/>
                <w:b/>
                <w:color w:val="000000"/>
                <w:lang w:val="en-US" w:eastAsia="nl-NL"/>
              </w:rPr>
              <w:t>/</w:t>
            </w:r>
            <w:proofErr w:type="spellStart"/>
            <w:r w:rsidRPr="00F25F4B">
              <w:rPr>
                <w:rFonts w:ascii="Calibri" w:eastAsia="Times New Roman" w:hAnsi="Calibri" w:cs="Calibri"/>
                <w:b/>
                <w:i/>
                <w:color w:val="000000"/>
                <w:lang w:val="en-US" w:eastAsia="nl-NL"/>
              </w:rPr>
              <w:t>D</w:t>
            </w:r>
            <w:r w:rsidRPr="00F25F4B">
              <w:rPr>
                <w:rFonts w:ascii="Calibri" w:eastAsia="Times New Roman" w:hAnsi="Calibri" w:cs="Calibri"/>
                <w:b/>
                <w:color w:val="000000"/>
                <w:vertAlign w:val="subscript"/>
                <w:lang w:val="en-US" w:eastAsia="nl-NL"/>
              </w:rPr>
              <w:t>d</w:t>
            </w:r>
            <w:proofErr w:type="spellEnd"/>
            <w:r w:rsidR="001E4660">
              <w:rPr>
                <w:rFonts w:ascii="Calibri" w:eastAsia="Times New Roman" w:hAnsi="Calibri" w:cs="Calibri"/>
                <w:b/>
                <w:color w:val="000000"/>
                <w:lang w:val="en-US" w:eastAsia="nl-NL"/>
              </w:rPr>
              <w:t xml:space="preserve"> (-)</w:t>
            </w:r>
          </w:p>
        </w:tc>
        <w:tc>
          <w:tcPr>
            <w:tcW w:w="1651" w:type="dxa"/>
            <w:shd w:val="clear" w:color="auto" w:fill="auto"/>
            <w:noWrap/>
            <w:vAlign w:val="bottom"/>
            <w:tcPrChange w:id="417" w:author="Parikh, Shaiv (BME)" w:date="2021-03-08T09:57:00Z">
              <w:tcPr>
                <w:tcW w:w="1559" w:type="dxa"/>
                <w:shd w:val="clear" w:color="auto" w:fill="auto"/>
                <w:noWrap/>
                <w:vAlign w:val="bottom"/>
              </w:tcPr>
            </w:tcPrChange>
          </w:tcPr>
          <w:p w14:paraId="7554E464" w14:textId="77777777" w:rsidR="00EE757F" w:rsidRDefault="00EE757F">
            <w:pPr>
              <w:spacing w:after="0" w:line="240" w:lineRule="auto"/>
              <w:jc w:val="center"/>
              <w:rPr>
                <w:rFonts w:ascii="Calibri" w:eastAsia="Times New Roman" w:hAnsi="Calibri" w:cs="Calibri"/>
                <w:color w:val="000000"/>
                <w:lang w:val="en-US" w:eastAsia="nl-NL"/>
              </w:rPr>
              <w:pPrChange w:id="418"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19" w:author="Parikh, Shaiv (BME)" w:date="2021-03-08T09:57:00Z">
              <w:tcPr>
                <w:tcW w:w="1418" w:type="dxa"/>
                <w:shd w:val="clear" w:color="auto" w:fill="auto"/>
                <w:noWrap/>
                <w:vAlign w:val="bottom"/>
              </w:tcPr>
            </w:tcPrChange>
          </w:tcPr>
          <w:p w14:paraId="54CAC178" w14:textId="77777777" w:rsidR="00EE757F" w:rsidRDefault="00EE757F">
            <w:pPr>
              <w:spacing w:after="0" w:line="240" w:lineRule="auto"/>
              <w:jc w:val="center"/>
              <w:rPr>
                <w:rFonts w:ascii="Calibri" w:eastAsia="Times New Roman" w:hAnsi="Calibri" w:cs="Calibri"/>
                <w:color w:val="000000"/>
                <w:lang w:val="en-US" w:eastAsia="nl-NL"/>
              </w:rPr>
              <w:pPrChange w:id="420"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21" w:author="Parikh, Shaiv (BME)" w:date="2021-03-08T09:57:00Z">
              <w:tcPr>
                <w:tcW w:w="1277" w:type="dxa"/>
                <w:shd w:val="clear" w:color="auto" w:fill="auto"/>
                <w:noWrap/>
                <w:vAlign w:val="bottom"/>
              </w:tcPr>
            </w:tcPrChange>
          </w:tcPr>
          <w:p w14:paraId="016CFD3A"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422" w:author="Parikh, Shaiv (BME)" w:date="2021-03-08T09:57:00Z">
              <w:tcPr>
                <w:tcW w:w="1020" w:type="dxa"/>
                <w:shd w:val="clear" w:color="auto" w:fill="auto"/>
                <w:noWrap/>
                <w:vAlign w:val="bottom"/>
              </w:tcPr>
            </w:tcPrChange>
          </w:tcPr>
          <w:p w14:paraId="4D3B4B5F"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423" w:author="Parikh, Shaiv (BME)" w:date="2021-03-08T09:57:00Z">
              <w:tcPr>
                <w:tcW w:w="963" w:type="dxa"/>
                <w:shd w:val="clear" w:color="auto" w:fill="auto"/>
                <w:noWrap/>
                <w:vAlign w:val="bottom"/>
              </w:tcPr>
            </w:tcPrChange>
          </w:tcPr>
          <w:p w14:paraId="76C76948"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0BAF41A4" w14:textId="77777777" w:rsidTr="00774563">
        <w:trPr>
          <w:trHeight w:val="262"/>
          <w:trPrChange w:id="424" w:author="Parikh, Shaiv (BME)" w:date="2021-03-08T09:57:00Z">
            <w:trPr>
              <w:trHeight w:val="262"/>
            </w:trPr>
          </w:trPrChange>
        </w:trPr>
        <w:tc>
          <w:tcPr>
            <w:tcW w:w="3114" w:type="dxa"/>
            <w:shd w:val="clear" w:color="auto" w:fill="auto"/>
            <w:noWrap/>
            <w:vAlign w:val="bottom"/>
            <w:hideMark/>
            <w:tcPrChange w:id="425" w:author="Parikh, Shaiv (BME)" w:date="2021-03-08T09:57:00Z">
              <w:tcPr>
                <w:tcW w:w="3114" w:type="dxa"/>
                <w:shd w:val="clear" w:color="auto" w:fill="auto"/>
                <w:noWrap/>
                <w:vAlign w:val="bottom"/>
                <w:hideMark/>
              </w:tcPr>
            </w:tcPrChange>
          </w:tcPr>
          <w:p w14:paraId="4961D5BE" w14:textId="77777777" w:rsidR="00EE757F" w:rsidRPr="00BD3B5B"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w:t>
            </w:r>
            <w:r w:rsidRPr="00BD3B5B">
              <w:rPr>
                <w:rFonts w:ascii="Calibri" w:eastAsia="Times New Roman" w:hAnsi="Calibri" w:cs="Calibri"/>
                <w:color w:val="000000"/>
                <w:lang w:val="en-US" w:eastAsia="nl-NL"/>
              </w:rPr>
              <w:t>audal</w:t>
            </w:r>
          </w:p>
        </w:tc>
        <w:tc>
          <w:tcPr>
            <w:tcW w:w="1651" w:type="dxa"/>
            <w:shd w:val="clear" w:color="auto" w:fill="auto"/>
            <w:noWrap/>
            <w:vAlign w:val="bottom"/>
            <w:hideMark/>
            <w:tcPrChange w:id="426" w:author="Parikh, Shaiv (BME)" w:date="2021-03-08T09:57:00Z">
              <w:tcPr>
                <w:tcW w:w="1559" w:type="dxa"/>
                <w:shd w:val="clear" w:color="auto" w:fill="auto"/>
                <w:noWrap/>
                <w:vAlign w:val="bottom"/>
                <w:hideMark/>
              </w:tcPr>
            </w:tcPrChange>
          </w:tcPr>
          <w:p w14:paraId="4951B570" w14:textId="28DCA3A2" w:rsidR="00EE757F" w:rsidRPr="00BD3B5B" w:rsidRDefault="00774563">
            <w:pPr>
              <w:spacing w:after="0" w:line="240" w:lineRule="auto"/>
              <w:jc w:val="center"/>
              <w:rPr>
                <w:rFonts w:ascii="Calibri" w:eastAsia="Times New Roman" w:hAnsi="Calibri" w:cs="Calibri"/>
                <w:color w:val="000000"/>
                <w:lang w:val="en-US" w:eastAsia="nl-NL"/>
              </w:rPr>
              <w:pPrChange w:id="427" w:author="Parikh, Shaiv (BME)" w:date="2021-03-08T09:58:00Z">
                <w:pPr>
                  <w:framePr w:hSpace="142" w:wrap="around" w:vAnchor="text" w:hAnchor="margin" w:y="1"/>
                  <w:spacing w:after="0" w:line="240" w:lineRule="auto"/>
                  <w:suppressOverlap/>
                </w:pPr>
              </w:pPrChange>
            </w:pPr>
            <w:ins w:id="428" w:author="Parikh, Shaiv (BME)" w:date="2021-03-08T09:54:00Z">
              <w:r w:rsidRPr="00774563">
                <w:rPr>
                  <w:rFonts w:ascii="Calibri" w:eastAsia="Times New Roman" w:hAnsi="Calibri" w:cs="Calibri"/>
                  <w:color w:val="000000"/>
                  <w:lang w:val="en-US" w:eastAsia="nl-NL"/>
                </w:rPr>
                <w:t>0.03 [0.02, 0.05]</w:t>
              </w:r>
            </w:ins>
            <w:del w:id="429" w:author="Parikh, Shaiv (BME)" w:date="2021-03-08T09:54:00Z">
              <w:r w:rsidR="00EE757F" w:rsidDel="00774563">
                <w:rPr>
                  <w:rFonts w:ascii="Calibri" w:eastAsia="Times New Roman" w:hAnsi="Calibri" w:cs="Calibri"/>
                  <w:color w:val="000000"/>
                  <w:lang w:val="en-US" w:eastAsia="nl-NL"/>
                </w:rPr>
                <w:delText>0.04 ± 0.05</w:delText>
              </w:r>
            </w:del>
          </w:p>
        </w:tc>
        <w:tc>
          <w:tcPr>
            <w:tcW w:w="1620" w:type="dxa"/>
            <w:shd w:val="clear" w:color="auto" w:fill="auto"/>
            <w:noWrap/>
            <w:vAlign w:val="bottom"/>
            <w:hideMark/>
            <w:tcPrChange w:id="430" w:author="Parikh, Shaiv (BME)" w:date="2021-03-08T09:57:00Z">
              <w:tcPr>
                <w:tcW w:w="1418" w:type="dxa"/>
                <w:shd w:val="clear" w:color="auto" w:fill="auto"/>
                <w:noWrap/>
                <w:vAlign w:val="bottom"/>
                <w:hideMark/>
              </w:tcPr>
            </w:tcPrChange>
          </w:tcPr>
          <w:p w14:paraId="5EAA543D" w14:textId="0349EA0F" w:rsidR="00EE757F" w:rsidRPr="00BD3B5B" w:rsidRDefault="00774563">
            <w:pPr>
              <w:spacing w:after="0" w:line="240" w:lineRule="auto"/>
              <w:jc w:val="center"/>
              <w:rPr>
                <w:rFonts w:ascii="Calibri" w:eastAsia="Times New Roman" w:hAnsi="Calibri" w:cs="Calibri"/>
                <w:color w:val="000000"/>
                <w:lang w:val="en-US" w:eastAsia="nl-NL"/>
              </w:rPr>
              <w:pPrChange w:id="431" w:author="Parikh, Shaiv (BME)" w:date="2021-03-08T09:58:00Z">
                <w:pPr>
                  <w:framePr w:hSpace="142" w:wrap="around" w:vAnchor="text" w:hAnchor="margin" w:y="1"/>
                  <w:spacing w:after="0" w:line="240" w:lineRule="auto"/>
                  <w:suppressOverlap/>
                </w:pPr>
              </w:pPrChange>
            </w:pPr>
            <w:ins w:id="432" w:author="Parikh, Shaiv (BME)" w:date="2021-03-08T09:57:00Z">
              <w:r w:rsidRPr="00774563">
                <w:rPr>
                  <w:rFonts w:ascii="Calibri" w:eastAsia="Times New Roman" w:hAnsi="Calibri" w:cs="Calibri"/>
                  <w:color w:val="000000"/>
                  <w:lang w:val="en-US" w:eastAsia="nl-NL"/>
                </w:rPr>
                <w:t>0.03</w:t>
              </w:r>
              <w:r>
                <w:rPr>
                  <w:rFonts w:ascii="Calibri" w:eastAsia="Times New Roman" w:hAnsi="Calibri" w:cs="Calibri"/>
                  <w:color w:val="000000"/>
                  <w:lang w:val="en-US" w:eastAsia="nl-NL"/>
                </w:rPr>
                <w:t xml:space="preserve"> </w:t>
              </w:r>
              <w:r w:rsidRPr="00774563">
                <w:rPr>
                  <w:rFonts w:ascii="Calibri" w:eastAsia="Times New Roman" w:hAnsi="Calibri" w:cs="Calibri"/>
                  <w:color w:val="000000"/>
                  <w:lang w:val="en-US" w:eastAsia="nl-NL"/>
                </w:rPr>
                <w:t>[0.02, 0.05]</w:t>
              </w:r>
            </w:ins>
            <w:del w:id="433" w:author="Parikh, Shaiv (BME)" w:date="2021-03-08T09:57:00Z">
              <w:r w:rsidR="00EE757F" w:rsidDel="00774563">
                <w:rPr>
                  <w:rFonts w:ascii="Calibri" w:eastAsia="Times New Roman" w:hAnsi="Calibri" w:cs="Calibri"/>
                  <w:color w:val="000000"/>
                  <w:lang w:val="en-US" w:eastAsia="nl-NL"/>
                </w:rPr>
                <w:delText>0.0</w:delText>
              </w:r>
              <w:r w:rsidR="00572FC7" w:rsidDel="00774563">
                <w:rPr>
                  <w:rFonts w:ascii="Calibri" w:eastAsia="Times New Roman" w:hAnsi="Calibri" w:cs="Calibri"/>
                  <w:color w:val="000000"/>
                  <w:lang w:val="en-US" w:eastAsia="nl-NL"/>
                </w:rPr>
                <w:delText>5</w:delText>
              </w:r>
              <w:r w:rsidR="00EE757F" w:rsidDel="00774563">
                <w:rPr>
                  <w:rFonts w:ascii="Calibri" w:eastAsia="Times New Roman" w:hAnsi="Calibri" w:cs="Calibri"/>
                  <w:color w:val="000000"/>
                  <w:lang w:val="en-US" w:eastAsia="nl-NL"/>
                </w:rPr>
                <w:delText xml:space="preserve"> ± 0.0</w:delText>
              </w:r>
              <w:r w:rsidR="00572FC7" w:rsidDel="00774563">
                <w:rPr>
                  <w:rFonts w:ascii="Calibri" w:eastAsia="Times New Roman" w:hAnsi="Calibri" w:cs="Calibri"/>
                  <w:color w:val="000000"/>
                  <w:lang w:val="en-US" w:eastAsia="nl-NL"/>
                </w:rPr>
                <w:delText>8</w:delText>
              </w:r>
            </w:del>
          </w:p>
        </w:tc>
        <w:tc>
          <w:tcPr>
            <w:tcW w:w="1170" w:type="dxa"/>
            <w:shd w:val="clear" w:color="auto" w:fill="auto"/>
            <w:noWrap/>
            <w:vAlign w:val="bottom"/>
            <w:tcPrChange w:id="434" w:author="Parikh, Shaiv (BME)" w:date="2021-03-08T09:57:00Z">
              <w:tcPr>
                <w:tcW w:w="1277" w:type="dxa"/>
                <w:shd w:val="clear" w:color="auto" w:fill="auto"/>
                <w:noWrap/>
                <w:vAlign w:val="bottom"/>
              </w:tcPr>
            </w:tcPrChange>
          </w:tcPr>
          <w:p w14:paraId="476E9E19" w14:textId="738E6C4A" w:rsidR="00EE757F" w:rsidRPr="00BD3B5B" w:rsidRDefault="00EA37C2" w:rsidP="009E123C">
            <w:pPr>
              <w:spacing w:after="0" w:line="240" w:lineRule="auto"/>
              <w:jc w:val="center"/>
              <w:rPr>
                <w:rFonts w:ascii="Calibri" w:eastAsia="Times New Roman" w:hAnsi="Calibri" w:cs="Calibri"/>
                <w:color w:val="000000"/>
                <w:lang w:val="en-US" w:eastAsia="nl-NL"/>
              </w:rPr>
            </w:pPr>
            <w:ins w:id="435" w:author="Parikh, Shaiv (BME)" w:date="2021-03-08T09:59:00Z">
              <w:r>
                <w:rPr>
                  <w:rFonts w:ascii="Calibri" w:eastAsia="Times New Roman" w:hAnsi="Calibri" w:cs="Calibri"/>
                  <w:color w:val="000000"/>
                  <w:lang w:val="en-US" w:eastAsia="nl-NL"/>
                </w:rPr>
                <w:t>0.19</w:t>
              </w:r>
            </w:ins>
            <w:del w:id="436" w:author="Parikh, Shaiv (BME)" w:date="2021-03-08T09:59:00Z">
              <w:r w:rsidR="00EE757F" w:rsidDel="00774563">
                <w:rPr>
                  <w:rFonts w:ascii="Calibri" w:eastAsia="Times New Roman" w:hAnsi="Calibri" w:cs="Calibri"/>
                  <w:color w:val="000000"/>
                  <w:lang w:val="en-US" w:eastAsia="nl-NL"/>
                </w:rPr>
                <w:delText>0.23</w:delText>
              </w:r>
            </w:del>
          </w:p>
        </w:tc>
        <w:tc>
          <w:tcPr>
            <w:tcW w:w="833" w:type="dxa"/>
            <w:shd w:val="clear" w:color="auto" w:fill="auto"/>
            <w:noWrap/>
            <w:vAlign w:val="bottom"/>
            <w:tcPrChange w:id="437" w:author="Parikh, Shaiv (BME)" w:date="2021-03-08T09:57:00Z">
              <w:tcPr>
                <w:tcW w:w="1020" w:type="dxa"/>
                <w:shd w:val="clear" w:color="auto" w:fill="auto"/>
                <w:noWrap/>
                <w:vAlign w:val="bottom"/>
              </w:tcPr>
            </w:tcPrChange>
          </w:tcPr>
          <w:p w14:paraId="79B3FB2C"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8</w:t>
            </w:r>
          </w:p>
        </w:tc>
        <w:tc>
          <w:tcPr>
            <w:tcW w:w="963" w:type="dxa"/>
            <w:shd w:val="clear" w:color="auto" w:fill="auto"/>
            <w:noWrap/>
            <w:vAlign w:val="bottom"/>
            <w:tcPrChange w:id="438" w:author="Parikh, Shaiv (BME)" w:date="2021-03-08T09:57:00Z">
              <w:tcPr>
                <w:tcW w:w="963" w:type="dxa"/>
                <w:shd w:val="clear" w:color="auto" w:fill="auto"/>
                <w:noWrap/>
                <w:vAlign w:val="bottom"/>
              </w:tcPr>
            </w:tcPrChange>
          </w:tcPr>
          <w:p w14:paraId="08B7BBE0"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8</w:t>
            </w:r>
          </w:p>
        </w:tc>
      </w:tr>
      <w:tr w:rsidR="00EE757F" w:rsidRPr="00577327" w14:paraId="2A93FE37" w14:textId="77777777" w:rsidTr="00774563">
        <w:trPr>
          <w:trHeight w:val="262"/>
          <w:trPrChange w:id="439" w:author="Parikh, Shaiv (BME)" w:date="2021-03-08T09:57:00Z">
            <w:trPr>
              <w:trHeight w:val="262"/>
            </w:trPr>
          </w:trPrChange>
        </w:trPr>
        <w:tc>
          <w:tcPr>
            <w:tcW w:w="3114" w:type="dxa"/>
            <w:shd w:val="clear" w:color="auto" w:fill="auto"/>
            <w:noWrap/>
            <w:vAlign w:val="bottom"/>
            <w:hideMark/>
            <w:tcPrChange w:id="440" w:author="Parikh, Shaiv (BME)" w:date="2021-03-08T09:57:00Z">
              <w:tcPr>
                <w:tcW w:w="3114" w:type="dxa"/>
                <w:shd w:val="clear" w:color="auto" w:fill="auto"/>
                <w:noWrap/>
                <w:vAlign w:val="bottom"/>
                <w:hideMark/>
              </w:tcPr>
            </w:tcPrChange>
          </w:tcPr>
          <w:p w14:paraId="5D75EC1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Cranial</w:t>
            </w:r>
          </w:p>
        </w:tc>
        <w:tc>
          <w:tcPr>
            <w:tcW w:w="1651" w:type="dxa"/>
            <w:shd w:val="clear" w:color="auto" w:fill="auto"/>
            <w:noWrap/>
            <w:vAlign w:val="bottom"/>
            <w:tcPrChange w:id="441" w:author="Parikh, Shaiv (BME)" w:date="2021-03-08T09:57:00Z">
              <w:tcPr>
                <w:tcW w:w="1559" w:type="dxa"/>
                <w:shd w:val="clear" w:color="auto" w:fill="auto"/>
                <w:noWrap/>
                <w:vAlign w:val="bottom"/>
              </w:tcPr>
            </w:tcPrChange>
          </w:tcPr>
          <w:p w14:paraId="0FEE50EC" w14:textId="27A139C4" w:rsidR="00EE757F" w:rsidRPr="00577327" w:rsidRDefault="00774563">
            <w:pPr>
              <w:spacing w:after="0" w:line="240" w:lineRule="auto"/>
              <w:jc w:val="center"/>
              <w:rPr>
                <w:rFonts w:ascii="Calibri" w:eastAsia="Times New Roman" w:hAnsi="Calibri" w:cs="Calibri"/>
                <w:color w:val="000000"/>
                <w:lang w:val="en-US" w:eastAsia="nl-NL"/>
              </w:rPr>
              <w:pPrChange w:id="442" w:author="Parikh, Shaiv (BME)" w:date="2021-03-08T09:58:00Z">
                <w:pPr>
                  <w:framePr w:hSpace="142" w:wrap="around" w:vAnchor="text" w:hAnchor="margin" w:y="1"/>
                  <w:spacing w:after="0" w:line="240" w:lineRule="auto"/>
                  <w:suppressOverlap/>
                </w:pPr>
              </w:pPrChange>
            </w:pPr>
            <w:ins w:id="443" w:author="Parikh, Shaiv (BME)" w:date="2021-03-08T09:55:00Z">
              <w:r w:rsidRPr="00774563">
                <w:rPr>
                  <w:rFonts w:ascii="Calibri" w:eastAsia="Times New Roman" w:hAnsi="Calibri" w:cs="Calibri"/>
                  <w:color w:val="000000"/>
                  <w:lang w:val="en-US" w:eastAsia="nl-NL"/>
                </w:rPr>
                <w:t>0.02 [0.01, 0.03]</w:t>
              </w:r>
            </w:ins>
            <w:del w:id="444" w:author="Parikh, Shaiv (BME)" w:date="2021-03-08T09:55:00Z">
              <w:r w:rsidR="00EE757F" w:rsidDel="00774563">
                <w:rPr>
                  <w:rFonts w:ascii="Calibri" w:eastAsia="Times New Roman" w:hAnsi="Calibri" w:cs="Calibri"/>
                  <w:color w:val="000000"/>
                  <w:lang w:val="en-US" w:eastAsia="nl-NL"/>
                </w:rPr>
                <w:delText>0.03 ± 0.0</w:delText>
              </w:r>
              <w:r w:rsidR="00572FC7" w:rsidDel="00774563">
                <w:rPr>
                  <w:rFonts w:ascii="Calibri" w:eastAsia="Times New Roman" w:hAnsi="Calibri" w:cs="Calibri"/>
                  <w:color w:val="000000"/>
                  <w:lang w:val="en-US" w:eastAsia="nl-NL"/>
                </w:rPr>
                <w:delText>4</w:delText>
              </w:r>
            </w:del>
          </w:p>
        </w:tc>
        <w:tc>
          <w:tcPr>
            <w:tcW w:w="1620" w:type="dxa"/>
            <w:shd w:val="clear" w:color="auto" w:fill="auto"/>
            <w:noWrap/>
            <w:vAlign w:val="bottom"/>
            <w:tcPrChange w:id="445" w:author="Parikh, Shaiv (BME)" w:date="2021-03-08T09:57:00Z">
              <w:tcPr>
                <w:tcW w:w="1418" w:type="dxa"/>
                <w:shd w:val="clear" w:color="auto" w:fill="auto"/>
                <w:noWrap/>
                <w:vAlign w:val="bottom"/>
              </w:tcPr>
            </w:tcPrChange>
          </w:tcPr>
          <w:p w14:paraId="44A3342B" w14:textId="232DFEC2" w:rsidR="00EE757F" w:rsidRPr="00577327" w:rsidRDefault="00774563">
            <w:pPr>
              <w:spacing w:after="0" w:line="240" w:lineRule="auto"/>
              <w:jc w:val="center"/>
              <w:rPr>
                <w:rFonts w:ascii="Calibri" w:eastAsia="Times New Roman" w:hAnsi="Calibri" w:cs="Calibri"/>
                <w:color w:val="000000"/>
                <w:lang w:val="en-US" w:eastAsia="nl-NL"/>
              </w:rPr>
              <w:pPrChange w:id="446" w:author="Parikh, Shaiv (BME)" w:date="2021-03-08T09:58:00Z">
                <w:pPr>
                  <w:framePr w:hSpace="142" w:wrap="around" w:vAnchor="text" w:hAnchor="margin" w:y="1"/>
                  <w:spacing w:after="0" w:line="240" w:lineRule="auto"/>
                  <w:suppressOverlap/>
                </w:pPr>
              </w:pPrChange>
            </w:pPr>
            <w:ins w:id="447" w:author="Parikh, Shaiv (BME)" w:date="2021-03-08T09:57:00Z">
              <w:r w:rsidRPr="00774563">
                <w:rPr>
                  <w:rFonts w:ascii="Calibri" w:eastAsia="Times New Roman" w:hAnsi="Calibri" w:cs="Calibri"/>
                  <w:color w:val="000000"/>
                  <w:lang w:val="en-US" w:eastAsia="nl-NL"/>
                </w:rPr>
                <w:t>0.02 [0.01, 0.03]</w:t>
              </w:r>
            </w:ins>
            <w:del w:id="448" w:author="Parikh, Shaiv (BME)" w:date="2021-03-08T09:57:00Z">
              <w:r w:rsidR="00EE757F" w:rsidDel="00774563">
                <w:rPr>
                  <w:rFonts w:ascii="Calibri" w:eastAsia="Times New Roman" w:hAnsi="Calibri" w:cs="Calibri"/>
                  <w:color w:val="000000"/>
                  <w:lang w:val="en-US" w:eastAsia="nl-NL"/>
                </w:rPr>
                <w:delText>0.03 ± 0.05</w:delText>
              </w:r>
            </w:del>
          </w:p>
        </w:tc>
        <w:tc>
          <w:tcPr>
            <w:tcW w:w="1170" w:type="dxa"/>
            <w:shd w:val="clear" w:color="auto" w:fill="auto"/>
            <w:noWrap/>
            <w:vAlign w:val="bottom"/>
            <w:tcPrChange w:id="449" w:author="Parikh, Shaiv (BME)" w:date="2021-03-08T09:57:00Z">
              <w:tcPr>
                <w:tcW w:w="1277" w:type="dxa"/>
                <w:shd w:val="clear" w:color="auto" w:fill="auto"/>
                <w:noWrap/>
                <w:vAlign w:val="bottom"/>
              </w:tcPr>
            </w:tcPrChange>
          </w:tcPr>
          <w:p w14:paraId="44152592" w14:textId="6DEA4B99" w:rsidR="00EE757F" w:rsidRPr="00577327" w:rsidRDefault="00EA37C2" w:rsidP="009E123C">
            <w:pPr>
              <w:spacing w:after="0" w:line="240" w:lineRule="auto"/>
              <w:jc w:val="center"/>
              <w:rPr>
                <w:rFonts w:ascii="Calibri" w:eastAsia="Times New Roman" w:hAnsi="Calibri" w:cs="Calibri"/>
                <w:color w:val="000000"/>
                <w:lang w:val="en-US" w:eastAsia="nl-NL"/>
              </w:rPr>
            </w:pPr>
            <w:ins w:id="450" w:author="Parikh, Shaiv (BME)" w:date="2021-03-08T09:59:00Z">
              <w:r>
                <w:rPr>
                  <w:rFonts w:ascii="Calibri" w:eastAsia="Times New Roman" w:hAnsi="Calibri" w:cs="Calibri"/>
                  <w:color w:val="000000"/>
                  <w:lang w:val="en-US" w:eastAsia="nl-NL"/>
                </w:rPr>
                <w:t>0.30</w:t>
              </w:r>
            </w:ins>
            <w:del w:id="451" w:author="Parikh, Shaiv (BME)" w:date="2021-03-08T09:59:00Z">
              <w:r w:rsidR="00EE757F" w:rsidDel="00774563">
                <w:rPr>
                  <w:rFonts w:ascii="Calibri" w:eastAsia="Times New Roman" w:hAnsi="Calibri" w:cs="Calibri"/>
                  <w:color w:val="000000"/>
                  <w:lang w:val="en-US" w:eastAsia="nl-NL"/>
                </w:rPr>
                <w:delText>0.69</w:delText>
              </w:r>
            </w:del>
          </w:p>
        </w:tc>
        <w:tc>
          <w:tcPr>
            <w:tcW w:w="833" w:type="dxa"/>
            <w:shd w:val="clear" w:color="auto" w:fill="auto"/>
            <w:noWrap/>
            <w:vAlign w:val="bottom"/>
            <w:tcPrChange w:id="452" w:author="Parikh, Shaiv (BME)" w:date="2021-03-08T09:57:00Z">
              <w:tcPr>
                <w:tcW w:w="1020" w:type="dxa"/>
                <w:shd w:val="clear" w:color="auto" w:fill="auto"/>
                <w:noWrap/>
                <w:vAlign w:val="bottom"/>
              </w:tcPr>
            </w:tcPrChange>
          </w:tcPr>
          <w:p w14:paraId="7A4F249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19</w:t>
            </w:r>
          </w:p>
        </w:tc>
        <w:tc>
          <w:tcPr>
            <w:tcW w:w="963" w:type="dxa"/>
            <w:shd w:val="clear" w:color="auto" w:fill="auto"/>
            <w:noWrap/>
            <w:vAlign w:val="bottom"/>
            <w:tcPrChange w:id="453" w:author="Parikh, Shaiv (BME)" w:date="2021-03-08T09:57:00Z">
              <w:tcPr>
                <w:tcW w:w="963" w:type="dxa"/>
                <w:shd w:val="clear" w:color="auto" w:fill="auto"/>
                <w:noWrap/>
                <w:vAlign w:val="bottom"/>
              </w:tcPr>
            </w:tcPrChange>
          </w:tcPr>
          <w:p w14:paraId="493C54F4"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12</w:t>
            </w:r>
          </w:p>
        </w:tc>
      </w:tr>
      <w:tr w:rsidR="00EE757F" w:rsidRPr="008B7A21" w14:paraId="02068C5A" w14:textId="77777777" w:rsidTr="00774563">
        <w:trPr>
          <w:trHeight w:val="262"/>
          <w:trPrChange w:id="454" w:author="Parikh, Shaiv (BME)" w:date="2021-03-08T09:57:00Z">
            <w:trPr>
              <w:trHeight w:val="262"/>
            </w:trPr>
          </w:trPrChange>
        </w:trPr>
        <w:tc>
          <w:tcPr>
            <w:tcW w:w="3114" w:type="dxa"/>
            <w:shd w:val="clear" w:color="auto" w:fill="auto"/>
            <w:noWrap/>
            <w:vAlign w:val="bottom"/>
            <w:hideMark/>
            <w:tcPrChange w:id="455" w:author="Parikh, Shaiv (BME)" w:date="2021-03-08T09:57:00Z">
              <w:tcPr>
                <w:tcW w:w="3114" w:type="dxa"/>
                <w:shd w:val="clear" w:color="auto" w:fill="auto"/>
                <w:noWrap/>
                <w:vAlign w:val="bottom"/>
                <w:hideMark/>
              </w:tcPr>
            </w:tcPrChange>
          </w:tcPr>
          <w:p w14:paraId="0A8C5B33" w14:textId="77777777" w:rsidR="00EE757F" w:rsidRPr="00577327" w:rsidRDefault="00EE757F" w:rsidP="009E123C">
            <w:pPr>
              <w:spacing w:after="0" w:line="240" w:lineRule="auto"/>
              <w:rPr>
                <w:rFonts w:ascii="Calibri" w:eastAsia="Times New Roman" w:hAnsi="Calibri" w:cs="Calibri"/>
                <w:b/>
                <w:color w:val="000000"/>
                <w:lang w:val="en-US" w:eastAsia="nl-NL"/>
              </w:rPr>
            </w:pPr>
            <w:r w:rsidRPr="00577327">
              <w:rPr>
                <w:rFonts w:ascii="Calibri" w:eastAsia="Times New Roman" w:hAnsi="Calibri" w:cs="Calibri"/>
                <w:b/>
                <w:color w:val="000000"/>
                <w:lang w:val="en-US" w:eastAsia="nl-NL"/>
              </w:rPr>
              <w:t>Axial diastolic length</w:t>
            </w:r>
            <w:r>
              <w:rPr>
                <w:rFonts w:ascii="Calibri" w:eastAsia="Times New Roman" w:hAnsi="Calibri" w:cs="Calibri"/>
                <w:b/>
                <w:color w:val="000000"/>
                <w:lang w:val="en-US" w:eastAsia="nl-NL"/>
              </w:rPr>
              <w:t xml:space="preserve">, </w:t>
            </w:r>
            <w:proofErr w:type="spellStart"/>
            <w:r w:rsidRPr="00F25F4B">
              <w:rPr>
                <w:rFonts w:ascii="Calibri" w:eastAsia="Times New Roman" w:hAnsi="Calibri" w:cs="Calibri"/>
                <w:b/>
                <w:i/>
                <w:color w:val="000000"/>
                <w:lang w:val="en-US" w:eastAsia="nl-NL"/>
              </w:rPr>
              <w:t>L</w:t>
            </w:r>
            <w:r w:rsidRPr="00F25F4B">
              <w:rPr>
                <w:rFonts w:ascii="Calibri" w:eastAsia="Times New Roman" w:hAnsi="Calibri" w:cs="Calibri"/>
                <w:b/>
                <w:color w:val="000000"/>
                <w:vertAlign w:val="subscript"/>
                <w:lang w:val="en-US" w:eastAsia="nl-NL"/>
              </w:rPr>
              <w:t>d</w:t>
            </w:r>
            <w:proofErr w:type="spellEnd"/>
            <w:r w:rsidRPr="00577327">
              <w:rPr>
                <w:rFonts w:ascii="Calibri" w:eastAsia="Times New Roman" w:hAnsi="Calibri" w:cs="Calibri"/>
                <w:b/>
                <w:color w:val="000000"/>
                <w:lang w:val="en-US" w:eastAsia="nl-NL"/>
              </w:rPr>
              <w:t xml:space="preserve"> (mm)</w:t>
            </w:r>
          </w:p>
        </w:tc>
        <w:tc>
          <w:tcPr>
            <w:tcW w:w="1651" w:type="dxa"/>
            <w:shd w:val="clear" w:color="auto" w:fill="auto"/>
            <w:noWrap/>
            <w:vAlign w:val="bottom"/>
            <w:tcPrChange w:id="456" w:author="Parikh, Shaiv (BME)" w:date="2021-03-08T09:57:00Z">
              <w:tcPr>
                <w:tcW w:w="1559" w:type="dxa"/>
                <w:shd w:val="clear" w:color="auto" w:fill="auto"/>
                <w:noWrap/>
                <w:vAlign w:val="bottom"/>
              </w:tcPr>
            </w:tcPrChange>
          </w:tcPr>
          <w:p w14:paraId="4593777D" w14:textId="77777777" w:rsidR="00EE757F" w:rsidRPr="00577327" w:rsidRDefault="00EE757F">
            <w:pPr>
              <w:spacing w:after="0" w:line="240" w:lineRule="auto"/>
              <w:jc w:val="center"/>
              <w:rPr>
                <w:rFonts w:ascii="Calibri" w:eastAsia="Times New Roman" w:hAnsi="Calibri" w:cs="Calibri"/>
                <w:color w:val="000000"/>
                <w:lang w:val="en-US" w:eastAsia="nl-NL"/>
              </w:rPr>
              <w:pPrChange w:id="457"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58" w:author="Parikh, Shaiv (BME)" w:date="2021-03-08T09:57:00Z">
              <w:tcPr>
                <w:tcW w:w="1418" w:type="dxa"/>
                <w:shd w:val="clear" w:color="auto" w:fill="auto"/>
                <w:noWrap/>
                <w:vAlign w:val="bottom"/>
              </w:tcPr>
            </w:tcPrChange>
          </w:tcPr>
          <w:p w14:paraId="455BC695" w14:textId="77777777" w:rsidR="00EE757F" w:rsidRPr="00577327" w:rsidRDefault="00EE757F">
            <w:pPr>
              <w:spacing w:after="0" w:line="240" w:lineRule="auto"/>
              <w:jc w:val="center"/>
              <w:rPr>
                <w:rFonts w:ascii="Calibri" w:eastAsia="Times New Roman" w:hAnsi="Calibri" w:cs="Calibri"/>
                <w:color w:val="000000"/>
                <w:lang w:val="en-US" w:eastAsia="nl-NL"/>
              </w:rPr>
              <w:pPrChange w:id="459"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60" w:author="Parikh, Shaiv (BME)" w:date="2021-03-08T09:57:00Z">
              <w:tcPr>
                <w:tcW w:w="1277" w:type="dxa"/>
                <w:shd w:val="clear" w:color="auto" w:fill="auto"/>
                <w:noWrap/>
                <w:vAlign w:val="bottom"/>
              </w:tcPr>
            </w:tcPrChange>
          </w:tcPr>
          <w:p w14:paraId="6CDE299A"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461" w:author="Parikh, Shaiv (BME)" w:date="2021-03-08T09:57:00Z">
              <w:tcPr>
                <w:tcW w:w="1020" w:type="dxa"/>
                <w:shd w:val="clear" w:color="auto" w:fill="auto"/>
                <w:noWrap/>
                <w:vAlign w:val="bottom"/>
              </w:tcPr>
            </w:tcPrChange>
          </w:tcPr>
          <w:p w14:paraId="21EEF33B" w14:textId="77777777" w:rsidR="00EE757F" w:rsidRPr="00577327"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462" w:author="Parikh, Shaiv (BME)" w:date="2021-03-08T09:57:00Z">
              <w:tcPr>
                <w:tcW w:w="963" w:type="dxa"/>
                <w:shd w:val="clear" w:color="auto" w:fill="auto"/>
                <w:noWrap/>
                <w:vAlign w:val="bottom"/>
              </w:tcPr>
            </w:tcPrChange>
          </w:tcPr>
          <w:p w14:paraId="66F5E2B1" w14:textId="77777777" w:rsidR="00EE757F" w:rsidRPr="00577327" w:rsidRDefault="00EE757F" w:rsidP="009E123C">
            <w:pPr>
              <w:spacing w:after="0" w:line="240" w:lineRule="auto"/>
              <w:rPr>
                <w:rFonts w:ascii="Calibri" w:eastAsia="Times New Roman" w:hAnsi="Calibri" w:cs="Calibri"/>
                <w:color w:val="000000"/>
                <w:lang w:val="en-US" w:eastAsia="nl-NL"/>
              </w:rPr>
            </w:pPr>
          </w:p>
        </w:tc>
      </w:tr>
      <w:tr w:rsidR="00EE757F" w:rsidRPr="00577327" w14:paraId="7B3322D8" w14:textId="77777777" w:rsidTr="00774563">
        <w:trPr>
          <w:trHeight w:val="262"/>
          <w:trPrChange w:id="463" w:author="Parikh, Shaiv (BME)" w:date="2021-03-08T09:57:00Z">
            <w:trPr>
              <w:trHeight w:val="262"/>
            </w:trPr>
          </w:trPrChange>
        </w:trPr>
        <w:tc>
          <w:tcPr>
            <w:tcW w:w="3114" w:type="dxa"/>
            <w:shd w:val="clear" w:color="auto" w:fill="auto"/>
            <w:noWrap/>
            <w:vAlign w:val="bottom"/>
            <w:hideMark/>
            <w:tcPrChange w:id="464" w:author="Parikh, Shaiv (BME)" w:date="2021-03-08T09:57:00Z">
              <w:tcPr>
                <w:tcW w:w="3114" w:type="dxa"/>
                <w:shd w:val="clear" w:color="auto" w:fill="auto"/>
                <w:noWrap/>
                <w:vAlign w:val="bottom"/>
                <w:hideMark/>
              </w:tcPr>
            </w:tcPrChange>
          </w:tcPr>
          <w:p w14:paraId="50430953" w14:textId="77777777" w:rsidR="00EE757F" w:rsidRPr="00DD0203" w:rsidRDefault="00EE757F" w:rsidP="009E123C">
            <w:pPr>
              <w:spacing w:after="0" w:line="240" w:lineRule="auto"/>
              <w:rPr>
                <w:rFonts w:ascii="Calibri" w:eastAsia="Times New Roman" w:hAnsi="Calibri" w:cs="Calibri"/>
                <w:color w:val="000000"/>
                <w:lang w:val="en-US" w:eastAsia="nl-NL"/>
              </w:rPr>
            </w:pPr>
            <w:r w:rsidRPr="00DD0203">
              <w:rPr>
                <w:rFonts w:ascii="Calibri" w:eastAsia="Times New Roman" w:hAnsi="Calibri" w:cs="Calibri"/>
                <w:color w:val="000000"/>
                <w:lang w:val="en-US" w:eastAsia="nl-NL"/>
              </w:rPr>
              <w:t xml:space="preserve">Medial </w:t>
            </w:r>
          </w:p>
        </w:tc>
        <w:tc>
          <w:tcPr>
            <w:tcW w:w="1651" w:type="dxa"/>
            <w:shd w:val="clear" w:color="auto" w:fill="auto"/>
            <w:noWrap/>
            <w:vAlign w:val="bottom"/>
            <w:hideMark/>
            <w:tcPrChange w:id="465" w:author="Parikh, Shaiv (BME)" w:date="2021-03-08T09:57:00Z">
              <w:tcPr>
                <w:tcW w:w="1559" w:type="dxa"/>
                <w:shd w:val="clear" w:color="auto" w:fill="auto"/>
                <w:noWrap/>
                <w:vAlign w:val="bottom"/>
                <w:hideMark/>
              </w:tcPr>
            </w:tcPrChange>
          </w:tcPr>
          <w:p w14:paraId="36C98A93" w14:textId="283872C3" w:rsidR="00EE757F" w:rsidRPr="00577327" w:rsidRDefault="00774563">
            <w:pPr>
              <w:spacing w:after="0" w:line="240" w:lineRule="auto"/>
              <w:jc w:val="center"/>
              <w:rPr>
                <w:rFonts w:ascii="Calibri" w:eastAsia="Times New Roman" w:hAnsi="Calibri" w:cs="Calibri"/>
                <w:color w:val="000000"/>
                <w:lang w:val="en-US" w:eastAsia="nl-NL"/>
              </w:rPr>
              <w:pPrChange w:id="466" w:author="Parikh, Shaiv (BME)" w:date="2021-03-08T09:58:00Z">
                <w:pPr>
                  <w:framePr w:hSpace="142" w:wrap="around" w:vAnchor="text" w:hAnchor="margin" w:y="1"/>
                  <w:spacing w:after="0" w:line="240" w:lineRule="auto"/>
                  <w:suppressOverlap/>
                </w:pPr>
              </w:pPrChange>
            </w:pPr>
            <w:ins w:id="467" w:author="Parikh, Shaiv (BME)" w:date="2021-03-08T09:55:00Z">
              <w:r w:rsidRPr="00774563">
                <w:rPr>
                  <w:rFonts w:ascii="Calibri" w:eastAsia="Times New Roman" w:hAnsi="Calibri" w:cs="Calibri"/>
                  <w:color w:val="000000"/>
                  <w:lang w:val="en-US" w:eastAsia="nl-NL"/>
                </w:rPr>
                <w:t>20 [17, 27]</w:t>
              </w:r>
            </w:ins>
            <w:del w:id="468" w:author="Parikh, Shaiv (BME)" w:date="2021-03-08T09:55:00Z">
              <w:r w:rsidR="00EE757F" w:rsidDel="00774563">
                <w:rPr>
                  <w:rFonts w:ascii="Calibri" w:eastAsia="Times New Roman" w:hAnsi="Calibri" w:cs="Calibri"/>
                  <w:color w:val="000000"/>
                  <w:lang w:val="en-US" w:eastAsia="nl-NL"/>
                </w:rPr>
                <w:delText>21 ± 6</w:delText>
              </w:r>
            </w:del>
          </w:p>
        </w:tc>
        <w:tc>
          <w:tcPr>
            <w:tcW w:w="1620" w:type="dxa"/>
            <w:shd w:val="clear" w:color="auto" w:fill="auto"/>
            <w:noWrap/>
            <w:vAlign w:val="bottom"/>
            <w:hideMark/>
            <w:tcPrChange w:id="469" w:author="Parikh, Shaiv (BME)" w:date="2021-03-08T09:57:00Z">
              <w:tcPr>
                <w:tcW w:w="1418" w:type="dxa"/>
                <w:shd w:val="clear" w:color="auto" w:fill="auto"/>
                <w:noWrap/>
                <w:vAlign w:val="bottom"/>
                <w:hideMark/>
              </w:tcPr>
            </w:tcPrChange>
          </w:tcPr>
          <w:p w14:paraId="6CD5F693" w14:textId="497A09F8" w:rsidR="00EE757F" w:rsidRPr="00577327" w:rsidRDefault="00774563">
            <w:pPr>
              <w:spacing w:after="0" w:line="240" w:lineRule="auto"/>
              <w:jc w:val="center"/>
              <w:rPr>
                <w:rFonts w:ascii="Calibri" w:eastAsia="Times New Roman" w:hAnsi="Calibri" w:cs="Calibri"/>
                <w:color w:val="000000"/>
                <w:lang w:val="en-US" w:eastAsia="nl-NL"/>
              </w:rPr>
              <w:pPrChange w:id="470" w:author="Parikh, Shaiv (BME)" w:date="2021-03-08T09:58:00Z">
                <w:pPr>
                  <w:framePr w:hSpace="142" w:wrap="around" w:vAnchor="text" w:hAnchor="margin" w:y="1"/>
                  <w:spacing w:after="0" w:line="240" w:lineRule="auto"/>
                  <w:suppressOverlap/>
                </w:pPr>
              </w:pPrChange>
            </w:pPr>
            <w:ins w:id="471" w:author="Parikh, Shaiv (BME)" w:date="2021-03-08T09:57:00Z">
              <w:r w:rsidRPr="00774563">
                <w:rPr>
                  <w:rFonts w:ascii="Calibri" w:eastAsia="Times New Roman" w:hAnsi="Calibri" w:cs="Calibri"/>
                  <w:color w:val="000000"/>
                  <w:lang w:val="en-US" w:eastAsia="nl-NL"/>
                </w:rPr>
                <w:t>19 [17, 25]</w:t>
              </w:r>
            </w:ins>
            <w:del w:id="472" w:author="Parikh, Shaiv (BME)" w:date="2021-03-08T09:57:00Z">
              <w:r w:rsidR="00EE757F" w:rsidDel="00774563">
                <w:rPr>
                  <w:rFonts w:ascii="Calibri" w:eastAsia="Times New Roman" w:hAnsi="Calibri" w:cs="Calibri"/>
                  <w:color w:val="000000"/>
                  <w:lang w:val="en-US" w:eastAsia="nl-NL"/>
                </w:rPr>
                <w:delText>21 ± 6</w:delText>
              </w:r>
            </w:del>
          </w:p>
        </w:tc>
        <w:tc>
          <w:tcPr>
            <w:tcW w:w="1170" w:type="dxa"/>
            <w:shd w:val="clear" w:color="auto" w:fill="auto"/>
            <w:noWrap/>
            <w:vAlign w:val="bottom"/>
            <w:tcPrChange w:id="473" w:author="Parikh, Shaiv (BME)" w:date="2021-03-08T09:57:00Z">
              <w:tcPr>
                <w:tcW w:w="1277" w:type="dxa"/>
                <w:shd w:val="clear" w:color="auto" w:fill="auto"/>
                <w:noWrap/>
                <w:vAlign w:val="bottom"/>
              </w:tcPr>
            </w:tcPrChange>
          </w:tcPr>
          <w:p w14:paraId="6761690D" w14:textId="1CBA940D" w:rsidR="00EE757F" w:rsidRPr="00577327" w:rsidRDefault="00EA37C2" w:rsidP="009E123C">
            <w:pPr>
              <w:spacing w:after="0" w:line="240" w:lineRule="auto"/>
              <w:jc w:val="center"/>
              <w:rPr>
                <w:rFonts w:ascii="Calibri" w:eastAsia="Times New Roman" w:hAnsi="Calibri" w:cs="Calibri"/>
                <w:color w:val="000000"/>
                <w:lang w:val="en-US" w:eastAsia="nl-NL"/>
              </w:rPr>
            </w:pPr>
            <w:ins w:id="474" w:author="Parikh, Shaiv (BME)" w:date="2021-03-08T09:59:00Z">
              <w:r>
                <w:rPr>
                  <w:rFonts w:ascii="Calibri" w:eastAsia="Times New Roman" w:hAnsi="Calibri" w:cs="Calibri"/>
                  <w:color w:val="000000"/>
                  <w:lang w:val="en-US" w:eastAsia="nl-NL"/>
                </w:rPr>
                <w:t>0.92</w:t>
              </w:r>
            </w:ins>
            <w:del w:id="475" w:author="Parikh, Shaiv (BME)" w:date="2021-03-08T09:59:00Z">
              <w:r w:rsidR="00EE757F" w:rsidDel="00774563">
                <w:rPr>
                  <w:rFonts w:ascii="Calibri" w:eastAsia="Times New Roman" w:hAnsi="Calibri" w:cs="Calibri"/>
                  <w:color w:val="000000"/>
                  <w:lang w:val="en-US" w:eastAsia="nl-NL"/>
                </w:rPr>
                <w:delText>0.90</w:delText>
              </w:r>
            </w:del>
          </w:p>
        </w:tc>
        <w:tc>
          <w:tcPr>
            <w:tcW w:w="833" w:type="dxa"/>
            <w:shd w:val="clear" w:color="auto" w:fill="auto"/>
            <w:noWrap/>
            <w:vAlign w:val="bottom"/>
            <w:tcPrChange w:id="476" w:author="Parikh, Shaiv (BME)" w:date="2021-03-08T09:57:00Z">
              <w:tcPr>
                <w:tcW w:w="1020" w:type="dxa"/>
                <w:shd w:val="clear" w:color="auto" w:fill="auto"/>
                <w:noWrap/>
                <w:vAlign w:val="bottom"/>
              </w:tcPr>
            </w:tcPrChange>
          </w:tcPr>
          <w:p w14:paraId="1F07F71C"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77" w:author="Parikh, Shaiv (BME)" w:date="2021-03-08T09:57:00Z">
              <w:tcPr>
                <w:tcW w:w="963" w:type="dxa"/>
                <w:shd w:val="clear" w:color="auto" w:fill="auto"/>
                <w:noWrap/>
                <w:vAlign w:val="bottom"/>
              </w:tcPr>
            </w:tcPrChange>
          </w:tcPr>
          <w:p w14:paraId="0F9FA96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3</w:t>
            </w:r>
          </w:p>
        </w:tc>
      </w:tr>
      <w:tr w:rsidR="00EE757F" w:rsidRPr="00577327" w14:paraId="1E93405A" w14:textId="77777777" w:rsidTr="00774563">
        <w:trPr>
          <w:trHeight w:val="262"/>
          <w:trPrChange w:id="478" w:author="Parikh, Shaiv (BME)" w:date="2021-03-08T09:57:00Z">
            <w:trPr>
              <w:trHeight w:val="262"/>
            </w:trPr>
          </w:trPrChange>
        </w:trPr>
        <w:tc>
          <w:tcPr>
            <w:tcW w:w="3114" w:type="dxa"/>
            <w:shd w:val="clear" w:color="auto" w:fill="auto"/>
            <w:noWrap/>
            <w:vAlign w:val="bottom"/>
            <w:tcPrChange w:id="479" w:author="Parikh, Shaiv (BME)" w:date="2021-03-08T09:57:00Z">
              <w:tcPr>
                <w:tcW w:w="3114" w:type="dxa"/>
                <w:shd w:val="clear" w:color="auto" w:fill="auto"/>
                <w:noWrap/>
                <w:vAlign w:val="bottom"/>
              </w:tcPr>
            </w:tcPrChange>
          </w:tcPr>
          <w:p w14:paraId="73CCA26A" w14:textId="77777777" w:rsidR="00EE757F" w:rsidRPr="00DD0203" w:rsidRDefault="00EE757F" w:rsidP="009E123C">
            <w:pPr>
              <w:spacing w:after="0" w:line="240" w:lineRule="auto"/>
              <w:rPr>
                <w:rFonts w:ascii="Calibri" w:eastAsia="Times New Roman" w:hAnsi="Calibri" w:cs="Calibri"/>
                <w:color w:val="000000"/>
                <w:lang w:val="en-US" w:eastAsia="nl-NL"/>
              </w:rPr>
            </w:pPr>
            <w:r w:rsidRPr="00DD0203">
              <w:rPr>
                <w:rFonts w:ascii="Calibri" w:eastAsia="Times New Roman" w:hAnsi="Calibri" w:cs="Calibri"/>
                <w:color w:val="000000"/>
                <w:lang w:val="en-US" w:eastAsia="nl-NL"/>
              </w:rPr>
              <w:t>Lat</w:t>
            </w:r>
            <w:r>
              <w:rPr>
                <w:rFonts w:ascii="Calibri" w:eastAsia="Times New Roman" w:hAnsi="Calibri" w:cs="Calibri"/>
                <w:color w:val="000000"/>
                <w:lang w:val="en-US" w:eastAsia="nl-NL"/>
              </w:rPr>
              <w:t xml:space="preserve">eral </w:t>
            </w:r>
          </w:p>
        </w:tc>
        <w:tc>
          <w:tcPr>
            <w:tcW w:w="1651" w:type="dxa"/>
            <w:shd w:val="clear" w:color="auto" w:fill="auto"/>
            <w:noWrap/>
            <w:vAlign w:val="bottom"/>
            <w:tcPrChange w:id="480" w:author="Parikh, Shaiv (BME)" w:date="2021-03-08T09:57:00Z">
              <w:tcPr>
                <w:tcW w:w="1559" w:type="dxa"/>
                <w:shd w:val="clear" w:color="auto" w:fill="auto"/>
                <w:noWrap/>
                <w:vAlign w:val="bottom"/>
              </w:tcPr>
            </w:tcPrChange>
          </w:tcPr>
          <w:p w14:paraId="0C7FB6B8" w14:textId="0DEC873C" w:rsidR="00EE757F" w:rsidRPr="00577327" w:rsidRDefault="00774563">
            <w:pPr>
              <w:spacing w:after="0" w:line="240" w:lineRule="auto"/>
              <w:jc w:val="center"/>
              <w:rPr>
                <w:rFonts w:ascii="Calibri" w:eastAsia="Times New Roman" w:hAnsi="Calibri" w:cs="Calibri"/>
                <w:color w:val="000000"/>
                <w:lang w:val="en-US" w:eastAsia="nl-NL"/>
              </w:rPr>
              <w:pPrChange w:id="481" w:author="Parikh, Shaiv (BME)" w:date="2021-03-08T09:58:00Z">
                <w:pPr>
                  <w:framePr w:hSpace="142" w:wrap="around" w:vAnchor="text" w:hAnchor="margin" w:y="1"/>
                  <w:spacing w:after="0" w:line="240" w:lineRule="auto"/>
                  <w:suppressOverlap/>
                </w:pPr>
              </w:pPrChange>
            </w:pPr>
            <w:ins w:id="482" w:author="Parikh, Shaiv (BME)" w:date="2021-03-08T09:55:00Z">
              <w:r w:rsidRPr="00774563">
                <w:rPr>
                  <w:rFonts w:ascii="Calibri" w:eastAsia="Times New Roman" w:hAnsi="Calibri" w:cs="Calibri"/>
                  <w:color w:val="000000"/>
                  <w:lang w:val="en-US" w:eastAsia="nl-NL"/>
                </w:rPr>
                <w:t>24 [20, 30]</w:t>
              </w:r>
            </w:ins>
            <w:del w:id="483" w:author="Parikh, Shaiv (BME)" w:date="2021-03-08T09:55:00Z">
              <w:r w:rsidR="00EE757F" w:rsidDel="00774563">
                <w:rPr>
                  <w:rFonts w:ascii="Calibri" w:eastAsia="Times New Roman" w:hAnsi="Calibri" w:cs="Calibri"/>
                  <w:color w:val="000000"/>
                  <w:lang w:val="en-US" w:eastAsia="nl-NL"/>
                </w:rPr>
                <w:delText>25 ± 7</w:delText>
              </w:r>
            </w:del>
          </w:p>
        </w:tc>
        <w:tc>
          <w:tcPr>
            <w:tcW w:w="1620" w:type="dxa"/>
            <w:shd w:val="clear" w:color="auto" w:fill="auto"/>
            <w:noWrap/>
            <w:vAlign w:val="bottom"/>
            <w:tcPrChange w:id="484" w:author="Parikh, Shaiv (BME)" w:date="2021-03-08T09:57:00Z">
              <w:tcPr>
                <w:tcW w:w="1418" w:type="dxa"/>
                <w:shd w:val="clear" w:color="auto" w:fill="auto"/>
                <w:noWrap/>
                <w:vAlign w:val="bottom"/>
              </w:tcPr>
            </w:tcPrChange>
          </w:tcPr>
          <w:p w14:paraId="1A916E36" w14:textId="448C7B8E" w:rsidR="00EE757F" w:rsidRPr="00577327" w:rsidRDefault="00774563">
            <w:pPr>
              <w:spacing w:after="0" w:line="240" w:lineRule="auto"/>
              <w:jc w:val="center"/>
              <w:rPr>
                <w:rFonts w:ascii="Calibri" w:eastAsia="Times New Roman" w:hAnsi="Calibri" w:cs="Calibri"/>
                <w:color w:val="000000"/>
                <w:lang w:val="en-US" w:eastAsia="nl-NL"/>
              </w:rPr>
              <w:pPrChange w:id="485" w:author="Parikh, Shaiv (BME)" w:date="2021-03-08T09:58:00Z">
                <w:pPr>
                  <w:framePr w:hSpace="142" w:wrap="around" w:vAnchor="text" w:hAnchor="margin" w:y="1"/>
                  <w:spacing w:after="0" w:line="240" w:lineRule="auto"/>
                  <w:suppressOverlap/>
                </w:pPr>
              </w:pPrChange>
            </w:pPr>
            <w:ins w:id="486" w:author="Parikh, Shaiv (BME)" w:date="2021-03-08T09:58:00Z">
              <w:r w:rsidRPr="00774563">
                <w:rPr>
                  <w:rFonts w:ascii="Calibri" w:eastAsia="Times New Roman" w:hAnsi="Calibri" w:cs="Calibri"/>
                  <w:color w:val="000000"/>
                  <w:lang w:val="en-US" w:eastAsia="nl-NL"/>
                </w:rPr>
                <w:t>24 [19, 29]</w:t>
              </w:r>
            </w:ins>
            <w:del w:id="487" w:author="Parikh, Shaiv (BME)" w:date="2021-03-08T09:58:00Z">
              <w:r w:rsidR="00EE757F" w:rsidDel="00774563">
                <w:rPr>
                  <w:rFonts w:ascii="Calibri" w:eastAsia="Times New Roman" w:hAnsi="Calibri" w:cs="Calibri"/>
                  <w:color w:val="000000"/>
                  <w:lang w:val="en-US" w:eastAsia="nl-NL"/>
                </w:rPr>
                <w:delText>25 ± 9</w:delText>
              </w:r>
            </w:del>
          </w:p>
        </w:tc>
        <w:tc>
          <w:tcPr>
            <w:tcW w:w="1170" w:type="dxa"/>
            <w:shd w:val="clear" w:color="auto" w:fill="auto"/>
            <w:noWrap/>
            <w:vAlign w:val="bottom"/>
            <w:tcPrChange w:id="488" w:author="Parikh, Shaiv (BME)" w:date="2021-03-08T09:57:00Z">
              <w:tcPr>
                <w:tcW w:w="1277" w:type="dxa"/>
                <w:shd w:val="clear" w:color="auto" w:fill="auto"/>
                <w:noWrap/>
                <w:vAlign w:val="bottom"/>
              </w:tcPr>
            </w:tcPrChange>
          </w:tcPr>
          <w:p w14:paraId="583DDE64" w14:textId="5EF5357B" w:rsidR="00EE757F" w:rsidRPr="00577327" w:rsidRDefault="00EA37C2" w:rsidP="009E123C">
            <w:pPr>
              <w:spacing w:after="0" w:line="240" w:lineRule="auto"/>
              <w:jc w:val="center"/>
              <w:rPr>
                <w:rFonts w:ascii="Calibri" w:eastAsia="Times New Roman" w:hAnsi="Calibri" w:cs="Calibri"/>
                <w:color w:val="000000"/>
                <w:lang w:val="en-US" w:eastAsia="nl-NL"/>
              </w:rPr>
            </w:pPr>
            <w:ins w:id="489" w:author="Parikh, Shaiv (BME)" w:date="2021-03-08T09:59:00Z">
              <w:r>
                <w:rPr>
                  <w:rFonts w:ascii="Calibri" w:eastAsia="Times New Roman" w:hAnsi="Calibri" w:cs="Calibri"/>
                  <w:color w:val="000000"/>
                  <w:lang w:val="en-US" w:eastAsia="nl-NL"/>
                </w:rPr>
                <w:t>0.97</w:t>
              </w:r>
            </w:ins>
            <w:del w:id="490" w:author="Parikh, Shaiv (BME)" w:date="2021-03-08T09:59:00Z">
              <w:r w:rsidR="00EE757F" w:rsidDel="00774563">
                <w:rPr>
                  <w:rFonts w:ascii="Calibri" w:eastAsia="Times New Roman" w:hAnsi="Calibri" w:cs="Calibri"/>
                  <w:color w:val="000000"/>
                  <w:lang w:val="en-US" w:eastAsia="nl-NL"/>
                </w:rPr>
                <w:delText>0.68</w:delText>
              </w:r>
            </w:del>
          </w:p>
        </w:tc>
        <w:tc>
          <w:tcPr>
            <w:tcW w:w="833" w:type="dxa"/>
            <w:shd w:val="clear" w:color="auto" w:fill="auto"/>
            <w:noWrap/>
            <w:vAlign w:val="bottom"/>
            <w:tcPrChange w:id="491" w:author="Parikh, Shaiv (BME)" w:date="2021-03-08T09:57:00Z">
              <w:tcPr>
                <w:tcW w:w="1020" w:type="dxa"/>
                <w:shd w:val="clear" w:color="auto" w:fill="auto"/>
                <w:noWrap/>
                <w:vAlign w:val="bottom"/>
              </w:tcPr>
            </w:tcPrChange>
          </w:tcPr>
          <w:p w14:paraId="588974D3"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92" w:author="Parikh, Shaiv (BME)" w:date="2021-03-08T09:57:00Z">
              <w:tcPr>
                <w:tcW w:w="963" w:type="dxa"/>
                <w:shd w:val="clear" w:color="auto" w:fill="auto"/>
                <w:noWrap/>
                <w:vAlign w:val="bottom"/>
              </w:tcPr>
            </w:tcPrChange>
          </w:tcPr>
          <w:p w14:paraId="2C539BF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w:t>
            </w:r>
          </w:p>
        </w:tc>
      </w:tr>
      <w:tr w:rsidR="00EE757F" w:rsidRPr="00577327" w14:paraId="59EE3715" w14:textId="77777777" w:rsidTr="00774563">
        <w:trPr>
          <w:trHeight w:val="262"/>
          <w:trPrChange w:id="493" w:author="Parikh, Shaiv (BME)" w:date="2021-03-08T09:57:00Z">
            <w:trPr>
              <w:trHeight w:val="262"/>
            </w:trPr>
          </w:trPrChange>
        </w:trPr>
        <w:tc>
          <w:tcPr>
            <w:tcW w:w="3114" w:type="dxa"/>
            <w:shd w:val="clear" w:color="auto" w:fill="auto"/>
            <w:noWrap/>
            <w:vAlign w:val="bottom"/>
            <w:tcPrChange w:id="494" w:author="Parikh, Shaiv (BME)" w:date="2021-03-08T09:57:00Z">
              <w:tcPr>
                <w:tcW w:w="3114" w:type="dxa"/>
                <w:shd w:val="clear" w:color="auto" w:fill="auto"/>
                <w:noWrap/>
                <w:vAlign w:val="bottom"/>
              </w:tcPr>
            </w:tcPrChange>
          </w:tcPr>
          <w:p w14:paraId="12188C92" w14:textId="2AE6DCF7" w:rsidR="00EE757F" w:rsidRPr="00577327" w:rsidRDefault="00EE757F" w:rsidP="009E123C">
            <w:pPr>
              <w:spacing w:after="0" w:line="240" w:lineRule="auto"/>
              <w:rPr>
                <w:rFonts w:ascii="Calibri" w:eastAsia="Times New Roman" w:hAnsi="Calibri" w:cs="Calibri"/>
                <w:b/>
                <w:color w:val="000000"/>
                <w:lang w:val="en-US" w:eastAsia="nl-NL"/>
              </w:rPr>
            </w:pPr>
            <w:r>
              <w:rPr>
                <w:rFonts w:ascii="Calibri" w:eastAsia="Times New Roman" w:hAnsi="Calibri" w:cs="Calibri"/>
                <w:b/>
                <w:color w:val="000000"/>
                <w:lang w:val="en-US" w:eastAsia="nl-NL"/>
              </w:rPr>
              <w:t>Axial strain</w:t>
            </w:r>
            <w:r w:rsidR="001E4660">
              <w:rPr>
                <w:rFonts w:ascii="Calibri" w:eastAsia="Times New Roman" w:hAnsi="Calibri" w:cs="Calibri"/>
                <w:b/>
                <w:color w:val="000000"/>
                <w:lang w:val="en-US" w:eastAsia="nl-NL"/>
              </w:rPr>
              <w:t>,</w:t>
            </w:r>
            <w:r>
              <w:rPr>
                <w:rFonts w:ascii="Calibri" w:eastAsia="Times New Roman" w:hAnsi="Calibri" w:cs="Calibri"/>
                <w:b/>
                <w:color w:val="000000"/>
                <w:lang w:val="en-US" w:eastAsia="nl-NL"/>
              </w:rPr>
              <w:t xml:space="preserve"> </w:t>
            </w:r>
            <w:r w:rsidRPr="00F25F4B">
              <w:rPr>
                <w:rFonts w:ascii="Calibri" w:eastAsia="Times New Roman" w:hAnsi="Calibri" w:cs="Calibri"/>
                <w:b/>
                <w:color w:val="000000"/>
                <w:lang w:val="en-US" w:eastAsia="nl-NL"/>
              </w:rPr>
              <w:t>Δ</w:t>
            </w:r>
            <w:r>
              <w:rPr>
                <w:rFonts w:ascii="Calibri" w:eastAsia="Times New Roman" w:hAnsi="Calibri" w:cs="Calibri"/>
                <w:b/>
                <w:i/>
                <w:color w:val="000000"/>
                <w:lang w:val="en-US" w:eastAsia="nl-NL"/>
              </w:rPr>
              <w:t>L</w:t>
            </w:r>
            <w:r>
              <w:rPr>
                <w:rFonts w:ascii="Calibri" w:eastAsia="Times New Roman" w:hAnsi="Calibri" w:cs="Calibri"/>
                <w:b/>
                <w:color w:val="000000"/>
                <w:lang w:val="en-US" w:eastAsia="nl-NL"/>
              </w:rPr>
              <w:t>/</w:t>
            </w:r>
            <w:proofErr w:type="spellStart"/>
            <w:r>
              <w:rPr>
                <w:rFonts w:ascii="Calibri" w:eastAsia="Times New Roman" w:hAnsi="Calibri" w:cs="Calibri"/>
                <w:b/>
                <w:i/>
                <w:color w:val="000000"/>
                <w:lang w:val="en-US" w:eastAsia="nl-NL"/>
              </w:rPr>
              <w:t>L</w:t>
            </w:r>
            <w:r w:rsidRPr="00F25F4B">
              <w:rPr>
                <w:rFonts w:ascii="Calibri" w:eastAsia="Times New Roman" w:hAnsi="Calibri" w:cs="Calibri"/>
                <w:b/>
                <w:color w:val="000000"/>
                <w:vertAlign w:val="subscript"/>
                <w:lang w:val="en-US" w:eastAsia="nl-NL"/>
              </w:rPr>
              <w:t>d</w:t>
            </w:r>
            <w:proofErr w:type="spellEnd"/>
            <w:r w:rsidR="001E4660">
              <w:rPr>
                <w:rFonts w:ascii="Calibri" w:eastAsia="Times New Roman" w:hAnsi="Calibri" w:cs="Calibri"/>
                <w:b/>
                <w:color w:val="000000"/>
                <w:lang w:val="en-US" w:eastAsia="nl-NL"/>
              </w:rPr>
              <w:t xml:space="preserve"> (-)</w:t>
            </w:r>
          </w:p>
        </w:tc>
        <w:tc>
          <w:tcPr>
            <w:tcW w:w="1651" w:type="dxa"/>
            <w:shd w:val="clear" w:color="auto" w:fill="auto"/>
            <w:noWrap/>
            <w:vAlign w:val="bottom"/>
            <w:tcPrChange w:id="495" w:author="Parikh, Shaiv (BME)" w:date="2021-03-08T09:57:00Z">
              <w:tcPr>
                <w:tcW w:w="1559" w:type="dxa"/>
                <w:shd w:val="clear" w:color="auto" w:fill="auto"/>
                <w:noWrap/>
                <w:vAlign w:val="bottom"/>
              </w:tcPr>
            </w:tcPrChange>
          </w:tcPr>
          <w:p w14:paraId="52D588A4" w14:textId="77777777" w:rsidR="00EE757F" w:rsidRPr="00577327" w:rsidRDefault="00EE757F">
            <w:pPr>
              <w:spacing w:after="0" w:line="240" w:lineRule="auto"/>
              <w:jc w:val="center"/>
              <w:rPr>
                <w:rFonts w:ascii="Calibri" w:eastAsia="Times New Roman" w:hAnsi="Calibri" w:cs="Calibri"/>
                <w:color w:val="000000"/>
                <w:lang w:val="en-US" w:eastAsia="nl-NL"/>
              </w:rPr>
              <w:pPrChange w:id="496"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97" w:author="Parikh, Shaiv (BME)" w:date="2021-03-08T09:57:00Z">
              <w:tcPr>
                <w:tcW w:w="1418" w:type="dxa"/>
                <w:shd w:val="clear" w:color="auto" w:fill="auto"/>
                <w:noWrap/>
                <w:vAlign w:val="bottom"/>
              </w:tcPr>
            </w:tcPrChange>
          </w:tcPr>
          <w:p w14:paraId="64E7DFFB" w14:textId="77777777" w:rsidR="00EE757F" w:rsidRPr="00577327" w:rsidRDefault="00EE757F">
            <w:pPr>
              <w:spacing w:after="0" w:line="240" w:lineRule="auto"/>
              <w:jc w:val="center"/>
              <w:rPr>
                <w:rFonts w:ascii="Calibri" w:eastAsia="Times New Roman" w:hAnsi="Calibri" w:cs="Calibri"/>
                <w:color w:val="000000"/>
                <w:lang w:val="en-US" w:eastAsia="nl-NL"/>
              </w:rPr>
              <w:pPrChange w:id="498"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99" w:author="Parikh, Shaiv (BME)" w:date="2021-03-08T09:57:00Z">
              <w:tcPr>
                <w:tcW w:w="1277" w:type="dxa"/>
                <w:shd w:val="clear" w:color="auto" w:fill="auto"/>
                <w:noWrap/>
                <w:vAlign w:val="bottom"/>
              </w:tcPr>
            </w:tcPrChange>
          </w:tcPr>
          <w:p w14:paraId="2E88894F"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500" w:author="Parikh, Shaiv (BME)" w:date="2021-03-08T09:57:00Z">
              <w:tcPr>
                <w:tcW w:w="1020" w:type="dxa"/>
                <w:shd w:val="clear" w:color="auto" w:fill="auto"/>
                <w:noWrap/>
                <w:vAlign w:val="bottom"/>
              </w:tcPr>
            </w:tcPrChange>
          </w:tcPr>
          <w:p w14:paraId="47086F78" w14:textId="77777777" w:rsidR="00EE757F" w:rsidRPr="00577327"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501" w:author="Parikh, Shaiv (BME)" w:date="2021-03-08T09:57:00Z">
              <w:tcPr>
                <w:tcW w:w="963" w:type="dxa"/>
                <w:shd w:val="clear" w:color="auto" w:fill="auto"/>
                <w:noWrap/>
                <w:vAlign w:val="bottom"/>
              </w:tcPr>
            </w:tcPrChange>
          </w:tcPr>
          <w:p w14:paraId="29A92B48" w14:textId="77777777" w:rsidR="00EE757F" w:rsidRPr="00577327" w:rsidRDefault="00EE757F" w:rsidP="009E123C">
            <w:pPr>
              <w:spacing w:after="0" w:line="240" w:lineRule="auto"/>
              <w:rPr>
                <w:rFonts w:ascii="Calibri" w:eastAsia="Times New Roman" w:hAnsi="Calibri" w:cs="Calibri"/>
                <w:color w:val="000000"/>
                <w:lang w:val="en-US" w:eastAsia="nl-NL"/>
              </w:rPr>
            </w:pPr>
          </w:p>
        </w:tc>
      </w:tr>
      <w:tr w:rsidR="00EE757F" w:rsidRPr="00577327" w14:paraId="78EBF68C" w14:textId="77777777" w:rsidTr="00774563">
        <w:trPr>
          <w:trHeight w:val="262"/>
          <w:trPrChange w:id="502" w:author="Parikh, Shaiv (BME)" w:date="2021-03-08T09:57:00Z">
            <w:trPr>
              <w:trHeight w:val="262"/>
            </w:trPr>
          </w:trPrChange>
        </w:trPr>
        <w:tc>
          <w:tcPr>
            <w:tcW w:w="3114" w:type="dxa"/>
            <w:shd w:val="clear" w:color="auto" w:fill="auto"/>
            <w:noWrap/>
            <w:vAlign w:val="bottom"/>
            <w:tcPrChange w:id="503" w:author="Parikh, Shaiv (BME)" w:date="2021-03-08T09:57:00Z">
              <w:tcPr>
                <w:tcW w:w="3114" w:type="dxa"/>
                <w:shd w:val="clear" w:color="auto" w:fill="auto"/>
                <w:noWrap/>
                <w:vAlign w:val="bottom"/>
              </w:tcPr>
            </w:tcPrChange>
          </w:tcPr>
          <w:p w14:paraId="22C3F6E0"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M</w:t>
            </w:r>
            <w:r w:rsidRPr="00577327">
              <w:rPr>
                <w:rFonts w:ascii="Calibri" w:eastAsia="Times New Roman" w:hAnsi="Calibri" w:cs="Calibri"/>
                <w:color w:val="000000"/>
                <w:lang w:val="en-US" w:eastAsia="nl-NL"/>
              </w:rPr>
              <w:t xml:space="preserve">edial </w:t>
            </w:r>
          </w:p>
        </w:tc>
        <w:tc>
          <w:tcPr>
            <w:tcW w:w="1651" w:type="dxa"/>
            <w:shd w:val="clear" w:color="auto" w:fill="auto"/>
            <w:noWrap/>
            <w:vAlign w:val="bottom"/>
            <w:tcPrChange w:id="504" w:author="Parikh, Shaiv (BME)" w:date="2021-03-08T09:57:00Z">
              <w:tcPr>
                <w:tcW w:w="1559" w:type="dxa"/>
                <w:shd w:val="clear" w:color="auto" w:fill="auto"/>
                <w:noWrap/>
                <w:vAlign w:val="bottom"/>
              </w:tcPr>
            </w:tcPrChange>
          </w:tcPr>
          <w:p w14:paraId="52E2A579" w14:textId="385AFF8D" w:rsidR="00EE757F" w:rsidRPr="00577327" w:rsidRDefault="00774563">
            <w:pPr>
              <w:spacing w:after="0" w:line="240" w:lineRule="auto"/>
              <w:jc w:val="center"/>
              <w:rPr>
                <w:rFonts w:ascii="Calibri" w:eastAsia="Times New Roman" w:hAnsi="Calibri" w:cs="Calibri"/>
                <w:color w:val="000000"/>
                <w:lang w:val="en-US" w:eastAsia="nl-NL"/>
              </w:rPr>
              <w:pPrChange w:id="505" w:author="Parikh, Shaiv (BME)" w:date="2021-03-08T09:58:00Z">
                <w:pPr>
                  <w:framePr w:hSpace="142" w:wrap="around" w:vAnchor="text" w:hAnchor="margin" w:y="1"/>
                  <w:spacing w:after="0" w:line="240" w:lineRule="auto"/>
                  <w:suppressOverlap/>
                </w:pPr>
              </w:pPrChange>
            </w:pPr>
            <w:ins w:id="506" w:author="Parikh, Shaiv (BME)" w:date="2021-03-08T09:55:00Z">
              <w:r w:rsidRPr="00774563">
                <w:rPr>
                  <w:rFonts w:ascii="Calibri" w:eastAsia="Times New Roman" w:hAnsi="Calibri" w:cs="Calibri"/>
                  <w:color w:val="000000"/>
                  <w:lang w:val="en-US" w:eastAsia="nl-NL"/>
                </w:rPr>
                <w:t>0.04 [0.02, 0.08]</w:t>
              </w:r>
            </w:ins>
            <w:del w:id="507" w:author="Parikh, Shaiv (BME)" w:date="2021-03-08T09:55:00Z">
              <w:r w:rsidR="00EE757F" w:rsidDel="00774563">
                <w:rPr>
                  <w:rFonts w:ascii="Calibri" w:eastAsia="Times New Roman" w:hAnsi="Calibri" w:cs="Calibri"/>
                  <w:color w:val="000000"/>
                  <w:lang w:val="en-US" w:eastAsia="nl-NL"/>
                </w:rPr>
                <w:delText>0.05 ± 0.0</w:delText>
              </w:r>
              <w:r w:rsidR="00572FC7" w:rsidDel="00774563">
                <w:rPr>
                  <w:rFonts w:ascii="Calibri" w:eastAsia="Times New Roman" w:hAnsi="Calibri" w:cs="Calibri"/>
                  <w:color w:val="000000"/>
                  <w:lang w:val="en-US" w:eastAsia="nl-NL"/>
                </w:rPr>
                <w:delText>4</w:delText>
              </w:r>
            </w:del>
          </w:p>
        </w:tc>
        <w:tc>
          <w:tcPr>
            <w:tcW w:w="1620" w:type="dxa"/>
            <w:shd w:val="clear" w:color="auto" w:fill="auto"/>
            <w:noWrap/>
            <w:vAlign w:val="bottom"/>
            <w:tcPrChange w:id="508" w:author="Parikh, Shaiv (BME)" w:date="2021-03-08T09:57:00Z">
              <w:tcPr>
                <w:tcW w:w="1418" w:type="dxa"/>
                <w:shd w:val="clear" w:color="auto" w:fill="auto"/>
                <w:noWrap/>
                <w:vAlign w:val="bottom"/>
              </w:tcPr>
            </w:tcPrChange>
          </w:tcPr>
          <w:p w14:paraId="5BF2F257" w14:textId="128FCBCF" w:rsidR="00EE757F" w:rsidRPr="00577327" w:rsidRDefault="00774563">
            <w:pPr>
              <w:spacing w:after="0" w:line="240" w:lineRule="auto"/>
              <w:jc w:val="center"/>
              <w:rPr>
                <w:rFonts w:ascii="Calibri" w:eastAsia="Times New Roman" w:hAnsi="Calibri" w:cs="Calibri"/>
                <w:color w:val="000000"/>
                <w:lang w:val="en-US" w:eastAsia="nl-NL"/>
              </w:rPr>
              <w:pPrChange w:id="509" w:author="Parikh, Shaiv (BME)" w:date="2021-03-08T09:58:00Z">
                <w:pPr>
                  <w:framePr w:hSpace="142" w:wrap="around" w:vAnchor="text" w:hAnchor="margin" w:y="1"/>
                  <w:spacing w:after="0" w:line="240" w:lineRule="auto"/>
                  <w:suppressOverlap/>
                </w:pPr>
              </w:pPrChange>
            </w:pPr>
            <w:ins w:id="510" w:author="Parikh, Shaiv (BME)" w:date="2021-03-08T09:58:00Z">
              <w:r w:rsidRPr="00774563">
                <w:rPr>
                  <w:rFonts w:ascii="Calibri" w:eastAsia="Times New Roman" w:hAnsi="Calibri" w:cs="Calibri"/>
                  <w:color w:val="000000"/>
                  <w:lang w:val="en-US" w:eastAsia="nl-NL"/>
                </w:rPr>
                <w:t>0.05 [0.02, 0.1]</w:t>
              </w:r>
            </w:ins>
            <w:del w:id="511" w:author="Parikh, Shaiv (BME)" w:date="2021-03-08T09:58:00Z">
              <w:r w:rsidR="00EE757F" w:rsidDel="00774563">
                <w:rPr>
                  <w:rFonts w:ascii="Calibri" w:eastAsia="Times New Roman" w:hAnsi="Calibri" w:cs="Calibri"/>
                  <w:color w:val="000000"/>
                  <w:lang w:val="en-US" w:eastAsia="nl-NL"/>
                </w:rPr>
                <w:delText>0.06 ± 0.04</w:delText>
              </w:r>
            </w:del>
          </w:p>
        </w:tc>
        <w:tc>
          <w:tcPr>
            <w:tcW w:w="1170" w:type="dxa"/>
            <w:shd w:val="clear" w:color="auto" w:fill="auto"/>
            <w:noWrap/>
            <w:vAlign w:val="bottom"/>
            <w:tcPrChange w:id="512" w:author="Parikh, Shaiv (BME)" w:date="2021-03-08T09:57:00Z">
              <w:tcPr>
                <w:tcW w:w="1277" w:type="dxa"/>
                <w:shd w:val="clear" w:color="auto" w:fill="auto"/>
                <w:noWrap/>
                <w:vAlign w:val="bottom"/>
              </w:tcPr>
            </w:tcPrChange>
          </w:tcPr>
          <w:p w14:paraId="1247D637" w14:textId="1BAAAA06" w:rsidR="00EE757F" w:rsidRPr="00577327" w:rsidRDefault="00774563" w:rsidP="009E123C">
            <w:pPr>
              <w:spacing w:after="0" w:line="240" w:lineRule="auto"/>
              <w:jc w:val="center"/>
              <w:rPr>
                <w:rFonts w:ascii="Calibri" w:eastAsia="Times New Roman" w:hAnsi="Calibri" w:cs="Calibri"/>
                <w:color w:val="000000"/>
                <w:lang w:val="en-US" w:eastAsia="nl-NL"/>
              </w:rPr>
            </w:pPr>
            <w:ins w:id="513" w:author="Parikh, Shaiv (BME)" w:date="2021-03-08T10:00:00Z">
              <w:r>
                <w:rPr>
                  <w:rFonts w:ascii="Calibri" w:eastAsia="Times New Roman" w:hAnsi="Calibri" w:cs="Calibri"/>
                  <w:color w:val="000000"/>
                  <w:lang w:val="en-US" w:eastAsia="nl-NL"/>
                </w:rPr>
                <w:t>0.007</w:t>
              </w:r>
            </w:ins>
            <w:del w:id="514" w:author="Parikh, Shaiv (BME)" w:date="2021-03-08T10:00:00Z">
              <w:r w:rsidR="00EE757F" w:rsidDel="00774563">
                <w:rPr>
                  <w:rFonts w:ascii="Calibri" w:eastAsia="Times New Roman" w:hAnsi="Calibri" w:cs="Calibri"/>
                  <w:color w:val="000000"/>
                  <w:lang w:val="en-US" w:eastAsia="nl-NL"/>
                </w:rPr>
                <w:delText>0.32</w:delText>
              </w:r>
            </w:del>
          </w:p>
        </w:tc>
        <w:tc>
          <w:tcPr>
            <w:tcW w:w="833" w:type="dxa"/>
            <w:shd w:val="clear" w:color="auto" w:fill="auto"/>
            <w:noWrap/>
            <w:vAlign w:val="bottom"/>
            <w:tcPrChange w:id="515" w:author="Parikh, Shaiv (BME)" w:date="2021-03-08T09:57:00Z">
              <w:tcPr>
                <w:tcW w:w="1020" w:type="dxa"/>
                <w:shd w:val="clear" w:color="auto" w:fill="auto"/>
                <w:noWrap/>
                <w:vAlign w:val="bottom"/>
              </w:tcPr>
            </w:tcPrChange>
          </w:tcPr>
          <w:p w14:paraId="68F1B0F4"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10</w:t>
            </w:r>
          </w:p>
        </w:tc>
        <w:tc>
          <w:tcPr>
            <w:tcW w:w="963" w:type="dxa"/>
            <w:shd w:val="clear" w:color="auto" w:fill="auto"/>
            <w:noWrap/>
            <w:vAlign w:val="bottom"/>
            <w:tcPrChange w:id="516" w:author="Parikh, Shaiv (BME)" w:date="2021-03-08T09:57:00Z">
              <w:tcPr>
                <w:tcW w:w="963" w:type="dxa"/>
                <w:shd w:val="clear" w:color="auto" w:fill="auto"/>
                <w:noWrap/>
                <w:vAlign w:val="bottom"/>
              </w:tcPr>
            </w:tcPrChange>
          </w:tcPr>
          <w:p w14:paraId="1B1E6A9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11</w:t>
            </w:r>
          </w:p>
        </w:tc>
      </w:tr>
      <w:tr w:rsidR="00EE757F" w:rsidRPr="00577327" w14:paraId="68417250" w14:textId="77777777" w:rsidTr="00774563">
        <w:trPr>
          <w:trHeight w:val="262"/>
          <w:trPrChange w:id="517" w:author="Parikh, Shaiv (BME)" w:date="2021-03-08T09:57:00Z">
            <w:trPr>
              <w:trHeight w:val="262"/>
            </w:trPr>
          </w:trPrChange>
        </w:trPr>
        <w:tc>
          <w:tcPr>
            <w:tcW w:w="3114" w:type="dxa"/>
            <w:shd w:val="clear" w:color="auto" w:fill="auto"/>
            <w:noWrap/>
            <w:vAlign w:val="bottom"/>
            <w:hideMark/>
            <w:tcPrChange w:id="518" w:author="Parikh, Shaiv (BME)" w:date="2021-03-08T09:57:00Z">
              <w:tcPr>
                <w:tcW w:w="3114" w:type="dxa"/>
                <w:shd w:val="clear" w:color="auto" w:fill="auto"/>
                <w:noWrap/>
                <w:vAlign w:val="bottom"/>
                <w:hideMark/>
              </w:tcPr>
            </w:tcPrChange>
          </w:tcPr>
          <w:p w14:paraId="0F5E54F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L</w:t>
            </w:r>
            <w:r w:rsidRPr="00577327">
              <w:rPr>
                <w:rFonts w:ascii="Calibri" w:eastAsia="Times New Roman" w:hAnsi="Calibri" w:cs="Calibri"/>
                <w:color w:val="000000"/>
                <w:lang w:val="en-US" w:eastAsia="nl-NL"/>
              </w:rPr>
              <w:t>ateral</w:t>
            </w:r>
          </w:p>
        </w:tc>
        <w:tc>
          <w:tcPr>
            <w:tcW w:w="1651" w:type="dxa"/>
            <w:shd w:val="clear" w:color="auto" w:fill="auto"/>
            <w:noWrap/>
            <w:vAlign w:val="bottom"/>
            <w:hideMark/>
            <w:tcPrChange w:id="519" w:author="Parikh, Shaiv (BME)" w:date="2021-03-08T09:57:00Z">
              <w:tcPr>
                <w:tcW w:w="1559" w:type="dxa"/>
                <w:shd w:val="clear" w:color="auto" w:fill="auto"/>
                <w:noWrap/>
                <w:vAlign w:val="bottom"/>
                <w:hideMark/>
              </w:tcPr>
            </w:tcPrChange>
          </w:tcPr>
          <w:p w14:paraId="30ED7399" w14:textId="3957913D" w:rsidR="00EE757F" w:rsidRPr="00577327" w:rsidRDefault="00774563">
            <w:pPr>
              <w:spacing w:after="0" w:line="240" w:lineRule="auto"/>
              <w:jc w:val="center"/>
              <w:rPr>
                <w:rFonts w:ascii="Calibri" w:eastAsia="Times New Roman" w:hAnsi="Calibri" w:cs="Calibri"/>
                <w:color w:val="000000"/>
                <w:lang w:val="en-US" w:eastAsia="nl-NL"/>
              </w:rPr>
              <w:pPrChange w:id="520" w:author="Parikh, Shaiv (BME)" w:date="2021-03-08T09:58:00Z">
                <w:pPr>
                  <w:framePr w:hSpace="142" w:wrap="around" w:vAnchor="text" w:hAnchor="margin" w:y="1"/>
                  <w:spacing w:after="0" w:line="240" w:lineRule="auto"/>
                  <w:suppressOverlap/>
                </w:pPr>
              </w:pPrChange>
            </w:pPr>
            <w:ins w:id="521" w:author="Parikh, Shaiv (BME)" w:date="2021-03-08T09:55:00Z">
              <w:r w:rsidRPr="00774563">
                <w:rPr>
                  <w:rFonts w:ascii="Calibri" w:eastAsia="Times New Roman" w:hAnsi="Calibri" w:cs="Calibri"/>
                  <w:color w:val="000000"/>
                  <w:lang w:val="en-US" w:eastAsia="nl-NL"/>
                </w:rPr>
                <w:t>0.04 [0.01, 0.05]</w:t>
              </w:r>
            </w:ins>
            <w:del w:id="522" w:author="Parikh, Shaiv (BME)" w:date="2021-03-08T09:55:00Z">
              <w:r w:rsidR="00EE757F" w:rsidDel="00774563">
                <w:rPr>
                  <w:rFonts w:ascii="Calibri" w:eastAsia="Times New Roman" w:hAnsi="Calibri" w:cs="Calibri"/>
                  <w:color w:val="000000"/>
                  <w:lang w:val="en-US" w:eastAsia="nl-NL"/>
                </w:rPr>
                <w:delText>0.04 ± 0.03</w:delText>
              </w:r>
            </w:del>
          </w:p>
        </w:tc>
        <w:tc>
          <w:tcPr>
            <w:tcW w:w="1620" w:type="dxa"/>
            <w:shd w:val="clear" w:color="auto" w:fill="auto"/>
            <w:noWrap/>
            <w:vAlign w:val="bottom"/>
            <w:hideMark/>
            <w:tcPrChange w:id="523" w:author="Parikh, Shaiv (BME)" w:date="2021-03-08T09:57:00Z">
              <w:tcPr>
                <w:tcW w:w="1418" w:type="dxa"/>
                <w:shd w:val="clear" w:color="auto" w:fill="auto"/>
                <w:noWrap/>
                <w:vAlign w:val="bottom"/>
                <w:hideMark/>
              </w:tcPr>
            </w:tcPrChange>
          </w:tcPr>
          <w:p w14:paraId="20788A74" w14:textId="6C101A39" w:rsidR="00EE757F" w:rsidRPr="00577327" w:rsidRDefault="00774563" w:rsidP="00CA060F">
            <w:pPr>
              <w:spacing w:after="0" w:line="240" w:lineRule="auto"/>
              <w:rPr>
                <w:rFonts w:ascii="Calibri" w:eastAsia="Times New Roman" w:hAnsi="Calibri" w:cs="Calibri"/>
                <w:color w:val="000000"/>
                <w:lang w:val="en-US" w:eastAsia="nl-NL"/>
              </w:rPr>
            </w:pPr>
            <w:ins w:id="524" w:author="Parikh, Shaiv (BME)" w:date="2021-03-08T09:58:00Z">
              <w:r w:rsidRPr="00774563">
                <w:rPr>
                  <w:rFonts w:ascii="Calibri" w:eastAsia="Times New Roman" w:hAnsi="Calibri" w:cs="Calibri"/>
                  <w:color w:val="000000"/>
                  <w:lang w:val="en-US" w:eastAsia="nl-NL"/>
                </w:rPr>
                <w:t>0.04 [0.02, 0.06]</w:t>
              </w:r>
            </w:ins>
            <w:del w:id="525" w:author="Parikh, Shaiv (BME)" w:date="2021-03-08T09:58:00Z">
              <w:r w:rsidR="00EE757F" w:rsidDel="00774563">
                <w:rPr>
                  <w:rFonts w:ascii="Calibri" w:eastAsia="Times New Roman" w:hAnsi="Calibri" w:cs="Calibri"/>
                  <w:color w:val="000000"/>
                  <w:lang w:val="en-US" w:eastAsia="nl-NL"/>
                </w:rPr>
                <w:delText>0.04 ± 0.03</w:delText>
              </w:r>
            </w:del>
          </w:p>
        </w:tc>
        <w:tc>
          <w:tcPr>
            <w:tcW w:w="1170" w:type="dxa"/>
            <w:shd w:val="clear" w:color="auto" w:fill="auto"/>
            <w:noWrap/>
            <w:vAlign w:val="bottom"/>
            <w:tcPrChange w:id="526" w:author="Parikh, Shaiv (BME)" w:date="2021-03-08T09:57:00Z">
              <w:tcPr>
                <w:tcW w:w="1277" w:type="dxa"/>
                <w:shd w:val="clear" w:color="auto" w:fill="auto"/>
                <w:noWrap/>
                <w:vAlign w:val="bottom"/>
              </w:tcPr>
            </w:tcPrChange>
          </w:tcPr>
          <w:p w14:paraId="4B643DC3" w14:textId="15814685" w:rsidR="00EE757F" w:rsidRPr="00577327" w:rsidRDefault="00774563" w:rsidP="009E123C">
            <w:pPr>
              <w:spacing w:after="0" w:line="240" w:lineRule="auto"/>
              <w:jc w:val="center"/>
              <w:rPr>
                <w:rFonts w:ascii="Calibri" w:eastAsia="Times New Roman" w:hAnsi="Calibri" w:cs="Calibri"/>
                <w:color w:val="000000"/>
                <w:lang w:val="en-US" w:eastAsia="nl-NL"/>
              </w:rPr>
            </w:pPr>
            <w:ins w:id="527" w:author="Parikh, Shaiv (BME)" w:date="2021-03-08T10:00:00Z">
              <w:r w:rsidRPr="00774563">
                <w:rPr>
                  <w:rFonts w:ascii="Calibri" w:eastAsia="Times New Roman" w:hAnsi="Calibri" w:cs="Calibri"/>
                  <w:color w:val="000000"/>
                  <w:lang w:val="en-US" w:eastAsia="nl-NL"/>
                </w:rPr>
                <w:t>0.3</w:t>
              </w:r>
            </w:ins>
            <w:ins w:id="528" w:author="Parikh, Shaiv (BME)" w:date="2021-03-12T11:48:00Z">
              <w:r w:rsidR="00EA37C2">
                <w:rPr>
                  <w:rFonts w:ascii="Calibri" w:eastAsia="Times New Roman" w:hAnsi="Calibri" w:cs="Calibri"/>
                  <w:color w:val="000000"/>
                  <w:lang w:val="en-US" w:eastAsia="nl-NL"/>
                </w:rPr>
                <w:t>0</w:t>
              </w:r>
            </w:ins>
            <w:del w:id="529" w:author="Parikh, Shaiv (BME)" w:date="2021-03-08T10:00:00Z">
              <w:r w:rsidR="00EE757F" w:rsidDel="00774563">
                <w:rPr>
                  <w:rFonts w:ascii="Calibri" w:eastAsia="Times New Roman" w:hAnsi="Calibri" w:cs="Calibri"/>
                  <w:color w:val="000000"/>
                  <w:lang w:val="en-US" w:eastAsia="nl-NL"/>
                </w:rPr>
                <w:delText>0.84</w:delText>
              </w:r>
            </w:del>
          </w:p>
        </w:tc>
        <w:tc>
          <w:tcPr>
            <w:tcW w:w="833" w:type="dxa"/>
            <w:shd w:val="clear" w:color="auto" w:fill="auto"/>
            <w:noWrap/>
            <w:vAlign w:val="bottom"/>
            <w:tcPrChange w:id="530" w:author="Parikh, Shaiv (BME)" w:date="2021-03-08T09:57:00Z">
              <w:tcPr>
                <w:tcW w:w="1020" w:type="dxa"/>
                <w:shd w:val="clear" w:color="auto" w:fill="auto"/>
                <w:noWrap/>
                <w:vAlign w:val="bottom"/>
              </w:tcPr>
            </w:tcPrChange>
          </w:tcPr>
          <w:p w14:paraId="5FA22F77"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19</w:t>
            </w:r>
          </w:p>
        </w:tc>
        <w:tc>
          <w:tcPr>
            <w:tcW w:w="963" w:type="dxa"/>
            <w:shd w:val="clear" w:color="auto" w:fill="auto"/>
            <w:noWrap/>
            <w:vAlign w:val="bottom"/>
            <w:tcPrChange w:id="531" w:author="Parikh, Shaiv (BME)" w:date="2021-03-08T09:57:00Z">
              <w:tcPr>
                <w:tcW w:w="963" w:type="dxa"/>
                <w:shd w:val="clear" w:color="auto" w:fill="auto"/>
                <w:noWrap/>
                <w:vAlign w:val="bottom"/>
              </w:tcPr>
            </w:tcPrChange>
          </w:tcPr>
          <w:p w14:paraId="6C03C8F6"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12</w:t>
            </w:r>
          </w:p>
        </w:tc>
      </w:tr>
    </w:tbl>
    <w:p w14:paraId="31CB4519" w14:textId="01BA3E50" w:rsidR="00EE757F" w:rsidRDefault="00EE757F" w:rsidP="00EE757F">
      <w:pPr>
        <w:spacing w:line="240" w:lineRule="auto"/>
        <w:rPr>
          <w:rFonts w:ascii="Calibri" w:eastAsia="Times New Roman" w:hAnsi="Calibri" w:cs="Calibri"/>
          <w:color w:val="000000"/>
          <w:lang w:val="en-US" w:eastAsia="nl-NL"/>
        </w:rPr>
      </w:pPr>
      <w:r>
        <w:rPr>
          <w:color w:val="000000" w:themeColor="text1"/>
          <w:sz w:val="24"/>
          <w:szCs w:val="24"/>
          <w:lang w:val="en-US"/>
        </w:rPr>
        <w:t xml:space="preserve">Values are indicated as mean </w:t>
      </w:r>
      <w:r>
        <w:rPr>
          <w:rFonts w:ascii="Calibri" w:eastAsia="Times New Roman" w:hAnsi="Calibri" w:cs="Calibri"/>
          <w:color w:val="000000"/>
          <w:lang w:val="en-US" w:eastAsia="nl-NL"/>
        </w:rPr>
        <w:t xml:space="preserve">± SD; CV = coefficient of variation [(intra-SD/mean) *100%]; DBP = Diastolic blood pressure; SBP = Systolic blood pressure; *values compared for low pressure vs. </w:t>
      </w:r>
      <w:proofErr w:type="gramStart"/>
      <w:r>
        <w:rPr>
          <w:rFonts w:ascii="Calibri" w:eastAsia="Times New Roman" w:hAnsi="Calibri" w:cs="Calibri"/>
          <w:color w:val="000000"/>
          <w:lang w:val="en-US" w:eastAsia="nl-NL"/>
        </w:rPr>
        <w:t>high pressure</w:t>
      </w:r>
      <w:proofErr w:type="gramEnd"/>
      <w:r>
        <w:rPr>
          <w:rFonts w:ascii="Calibri" w:eastAsia="Times New Roman" w:hAnsi="Calibri" w:cs="Calibri"/>
          <w:color w:val="000000"/>
          <w:lang w:val="en-US" w:eastAsia="nl-NL"/>
        </w:rPr>
        <w:t xml:space="preserve"> conditions using paired </w:t>
      </w:r>
      <w:del w:id="532" w:author="Parikh, Shaiv (BME)" w:date="2021-03-08T10:00:00Z">
        <w:r w:rsidDel="00774563">
          <w:rPr>
            <w:rFonts w:ascii="Calibri" w:eastAsia="Times New Roman" w:hAnsi="Calibri" w:cs="Calibri"/>
            <w:color w:val="000000"/>
            <w:lang w:val="en-US" w:eastAsia="nl-NL"/>
          </w:rPr>
          <w:delText xml:space="preserve">Student </w:delText>
        </w:r>
        <w:r w:rsidRPr="00C91FA8" w:rsidDel="00774563">
          <w:rPr>
            <w:rFonts w:ascii="Calibri" w:eastAsia="Times New Roman" w:hAnsi="Calibri" w:cs="Calibri"/>
            <w:i/>
            <w:color w:val="000000"/>
            <w:lang w:val="en-US" w:eastAsia="nl-NL"/>
          </w:rPr>
          <w:delText>t</w:delText>
        </w:r>
        <w:r w:rsidDel="00774563">
          <w:rPr>
            <w:rFonts w:ascii="Calibri" w:eastAsia="Times New Roman" w:hAnsi="Calibri" w:cs="Calibri"/>
            <w:color w:val="000000"/>
            <w:lang w:val="en-US" w:eastAsia="nl-NL"/>
          </w:rPr>
          <w:delText xml:space="preserve"> test</w:delText>
        </w:r>
      </w:del>
      <w:ins w:id="533" w:author="Parikh, Shaiv (BME)" w:date="2021-03-08T10:00:00Z">
        <w:r w:rsidR="00774563">
          <w:rPr>
            <w:rFonts w:ascii="Calibri" w:eastAsia="Times New Roman" w:hAnsi="Calibri" w:cs="Calibri"/>
            <w:color w:val="000000"/>
            <w:lang w:val="en-US" w:eastAsia="nl-NL"/>
          </w:rPr>
          <w:t>Wilcoxon Signed-Rank test</w:t>
        </w:r>
      </w:ins>
      <w:r>
        <w:rPr>
          <w:rFonts w:ascii="Calibri" w:eastAsia="Times New Roman" w:hAnsi="Calibri" w:cs="Calibri"/>
          <w:color w:val="000000"/>
          <w:lang w:val="en-US" w:eastAsia="nl-NL"/>
        </w:rPr>
        <w:t xml:space="preserve"> (performed on 29 subjects); </w:t>
      </w:r>
      <w:r w:rsidRPr="009B7614">
        <w:rPr>
          <w:rFonts w:ascii="Calibri" w:eastAsia="Times New Roman" w:hAnsi="Calibri" w:cs="Calibri"/>
          <w:i/>
          <w:color w:val="000000"/>
          <w:lang w:val="en-US" w:eastAsia="nl-NL"/>
        </w:rPr>
        <w:t>n</w:t>
      </w:r>
      <w:r>
        <w:rPr>
          <w:rFonts w:ascii="Calibri" w:eastAsia="Times New Roman" w:hAnsi="Calibri" w:cs="Calibri"/>
          <w:i/>
          <w:color w:val="000000"/>
          <w:lang w:val="en-US" w:eastAsia="nl-NL"/>
        </w:rPr>
        <w:t xml:space="preserve"> </w:t>
      </w:r>
      <w:r>
        <w:rPr>
          <w:rFonts w:ascii="Calibri" w:eastAsia="Times New Roman" w:hAnsi="Calibri" w:cs="Calibri"/>
          <w:color w:val="000000"/>
          <w:lang w:val="en-US" w:eastAsia="nl-NL"/>
        </w:rPr>
        <w:t xml:space="preserve">= number of </w:t>
      </w:r>
      <w:commentRangeStart w:id="534"/>
      <w:r>
        <w:rPr>
          <w:rFonts w:ascii="Calibri" w:eastAsia="Times New Roman" w:hAnsi="Calibri" w:cs="Calibri"/>
          <w:color w:val="000000"/>
          <w:lang w:val="en-US" w:eastAsia="nl-NL"/>
        </w:rPr>
        <w:t>subjects</w:t>
      </w:r>
      <w:commentRangeEnd w:id="534"/>
      <w:r w:rsidR="007C4CC2">
        <w:rPr>
          <w:rStyle w:val="CommentReference"/>
        </w:rPr>
        <w:commentReference w:id="534"/>
      </w:r>
      <w:r>
        <w:rPr>
          <w:rFonts w:ascii="Calibri" w:eastAsia="Times New Roman" w:hAnsi="Calibri" w:cs="Calibri"/>
          <w:color w:val="000000"/>
          <w:lang w:val="en-US" w:eastAsia="nl-NL"/>
        </w:rPr>
        <w:t>.</w:t>
      </w:r>
    </w:p>
    <w:p w14:paraId="5E26A859" w14:textId="77777777" w:rsidR="00EE757F" w:rsidRDefault="00EE757F" w:rsidP="00EE757F">
      <w:pPr>
        <w:ind w:right="-198"/>
        <w:rPr>
          <w:sz w:val="28"/>
          <w:szCs w:val="28"/>
          <w:lang w:val="en-US"/>
        </w:rPr>
      </w:pPr>
    </w:p>
    <w:p w14:paraId="0EB3B395" w14:textId="77777777" w:rsidR="00EE757F" w:rsidRDefault="00EE757F">
      <w:pPr>
        <w:rPr>
          <w:b/>
          <w:bCs/>
          <w:sz w:val="28"/>
          <w:szCs w:val="28"/>
          <w:lang w:val="en-US"/>
        </w:rPr>
      </w:pPr>
      <w:r>
        <w:rPr>
          <w:b/>
          <w:bCs/>
          <w:sz w:val="28"/>
          <w:szCs w:val="28"/>
          <w:lang w:val="en-US"/>
        </w:rPr>
        <w:br w:type="page"/>
      </w:r>
    </w:p>
    <w:p w14:paraId="0C153720" w14:textId="38920196" w:rsidR="00EE757F" w:rsidRDefault="00EE757F" w:rsidP="00EE757F">
      <w:pPr>
        <w:ind w:right="-198"/>
        <w:rPr>
          <w:b/>
          <w:bCs/>
          <w:sz w:val="28"/>
          <w:szCs w:val="28"/>
          <w:lang w:val="en-US"/>
        </w:rPr>
      </w:pPr>
      <w:r>
        <w:rPr>
          <w:b/>
          <w:bCs/>
          <w:sz w:val="28"/>
          <w:szCs w:val="28"/>
          <w:lang w:val="en-US"/>
        </w:rPr>
        <w:lastRenderedPageBreak/>
        <w:t>Figures</w:t>
      </w:r>
    </w:p>
    <w:p w14:paraId="789ACFCB" w14:textId="4FC5D0AF" w:rsidR="00B77245" w:rsidRPr="00A41442" w:rsidRDefault="00F75A57" w:rsidP="00B77245">
      <w:pPr>
        <w:spacing w:line="240" w:lineRule="auto"/>
        <w:jc w:val="center"/>
        <w:rPr>
          <w:b/>
          <w:sz w:val="20"/>
          <w:szCs w:val="20"/>
          <w:lang w:val="en-US"/>
        </w:rPr>
      </w:pPr>
      <w:r>
        <w:rPr>
          <w:b/>
          <w:noProof/>
          <w:sz w:val="20"/>
          <w:szCs w:val="20"/>
          <w:lang w:eastAsia="nl-NL"/>
        </w:rPr>
        <w:drawing>
          <wp:inline distT="0" distB="0" distL="0" distR="0" wp14:anchorId="167B514D" wp14:editId="488910D0">
            <wp:extent cx="5760720" cy="690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raft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6900545"/>
                    </a:xfrm>
                    <a:prstGeom prst="rect">
                      <a:avLst/>
                    </a:prstGeom>
                  </pic:spPr>
                </pic:pic>
              </a:graphicData>
            </a:graphic>
          </wp:inline>
        </w:drawing>
      </w:r>
    </w:p>
    <w:p w14:paraId="5453A8DE" w14:textId="1B3772EE" w:rsidR="00B77245" w:rsidRPr="00EE757F" w:rsidRDefault="00B77245" w:rsidP="00B77245">
      <w:pPr>
        <w:jc w:val="both"/>
        <w:rPr>
          <w:b/>
          <w:bCs/>
          <w:sz w:val="28"/>
          <w:szCs w:val="28"/>
          <w:lang w:val="en-US"/>
        </w:rPr>
      </w:pPr>
      <w:r w:rsidRPr="00B77245">
        <w:rPr>
          <w:b/>
          <w:bCs/>
          <w:lang w:val="en-US"/>
        </w:rPr>
        <w:t>Figure 1</w:t>
      </w:r>
      <w:r w:rsidRPr="00B77245">
        <w:rPr>
          <w:lang w:val="en-US"/>
        </w:rPr>
        <w:t xml:space="preserve">. Key </w:t>
      </w:r>
      <w:r w:rsidR="00851C2E">
        <w:rPr>
          <w:lang w:val="en-US"/>
        </w:rPr>
        <w:t>elements</w:t>
      </w:r>
      <w:r w:rsidR="00851C2E" w:rsidRPr="00B77245">
        <w:rPr>
          <w:lang w:val="en-US"/>
        </w:rPr>
        <w:t xml:space="preserve"> </w:t>
      </w:r>
      <w:r w:rsidRPr="00B77245">
        <w:rPr>
          <w:lang w:val="en-US"/>
        </w:rPr>
        <w:t xml:space="preserve">of the intra-operative video-based strain measurement method. </w:t>
      </w:r>
      <w:commentRangeStart w:id="535"/>
      <w:r w:rsidRPr="004B1483">
        <w:rPr>
          <w:bCs/>
          <w:lang w:val="en-US"/>
        </w:rPr>
        <w:t>A</w:t>
      </w:r>
      <w:commentRangeEnd w:id="535"/>
      <w:r w:rsidRPr="00F75A57">
        <w:rPr>
          <w:rStyle w:val="CommentReference"/>
        </w:rPr>
        <w:commentReference w:id="535"/>
      </w:r>
      <w:r w:rsidRPr="00B77245">
        <w:rPr>
          <w:lang w:val="en-US"/>
        </w:rPr>
        <w:t xml:space="preserve">: Intra-operative set-up. The remote-controlled camera mounted on a rigid arm attached to the table is positioned at a height of about 30 cm above the imaging plane, as defined by the felt markers, with a viewing angle close to zero degrees. Low and high transmural pressure conditions were created by tilting: illustration shows the maneuver from low to high. </w:t>
      </w:r>
      <w:r w:rsidRPr="004B1483">
        <w:rPr>
          <w:bCs/>
          <w:lang w:val="en-US"/>
        </w:rPr>
        <w:t>B</w:t>
      </w:r>
      <w:r w:rsidRPr="00B77245">
        <w:rPr>
          <w:lang w:val="en-US"/>
        </w:rPr>
        <w:t xml:space="preserve">: Single video image showing heart on top and felt markers sutured on the adventitia of an ascending aortic aneurysm. Arrows between markers define the positions at which </w:t>
      </w:r>
      <w:r w:rsidRPr="00B77245">
        <w:rPr>
          <w:i/>
          <w:iCs/>
          <w:lang w:val="en-US"/>
        </w:rPr>
        <w:t>cranial</w:t>
      </w:r>
      <w:r w:rsidRPr="00B77245">
        <w:rPr>
          <w:lang w:val="en-US"/>
        </w:rPr>
        <w:t xml:space="preserve"> and </w:t>
      </w:r>
      <w:r w:rsidRPr="00B77245">
        <w:rPr>
          <w:i/>
          <w:iCs/>
          <w:lang w:val="en-US"/>
        </w:rPr>
        <w:t>caudal</w:t>
      </w:r>
      <w:r w:rsidRPr="00B77245">
        <w:rPr>
          <w:lang w:val="en-US"/>
        </w:rPr>
        <w:t xml:space="preserve"> (circumferential) strains, and </w:t>
      </w:r>
      <w:r w:rsidRPr="00B77245">
        <w:rPr>
          <w:i/>
          <w:iCs/>
          <w:lang w:val="en-US"/>
        </w:rPr>
        <w:t>medial</w:t>
      </w:r>
      <w:r w:rsidRPr="00B77245">
        <w:rPr>
          <w:lang w:val="en-US"/>
        </w:rPr>
        <w:t xml:space="preserve"> and </w:t>
      </w:r>
      <w:r w:rsidRPr="00B77245">
        <w:rPr>
          <w:i/>
          <w:iCs/>
          <w:lang w:val="en-US"/>
        </w:rPr>
        <w:t>lateral</w:t>
      </w:r>
      <w:r w:rsidRPr="00B77245">
        <w:rPr>
          <w:lang w:val="en-US"/>
        </w:rPr>
        <w:t xml:space="preserve"> axial strains are assessed. </w:t>
      </w:r>
      <w:r w:rsidRPr="004B1483">
        <w:rPr>
          <w:lang w:val="en-US"/>
        </w:rPr>
        <w:t xml:space="preserve">C </w:t>
      </w:r>
      <w:r w:rsidRPr="004B1483">
        <w:rPr>
          <w:bCs/>
          <w:lang w:val="en-US"/>
        </w:rPr>
        <w:t>and</w:t>
      </w:r>
      <w:r w:rsidRPr="00B77245">
        <w:rPr>
          <w:b/>
          <w:lang w:val="en-US"/>
        </w:rPr>
        <w:t xml:space="preserve"> </w:t>
      </w:r>
      <w:r w:rsidRPr="004B1483">
        <w:rPr>
          <w:lang w:val="en-US"/>
        </w:rPr>
        <w:t>E</w:t>
      </w:r>
      <w:r w:rsidRPr="00B77245">
        <w:rPr>
          <w:b/>
          <w:lang w:val="en-US"/>
        </w:rPr>
        <w:t xml:space="preserve">: </w:t>
      </w:r>
      <w:r w:rsidRPr="00B77245">
        <w:rPr>
          <w:lang w:val="en-US"/>
        </w:rPr>
        <w:t xml:space="preserve">Example of raw signals of diameter and axial length variations, comprising </w:t>
      </w:r>
      <w:r w:rsidRPr="00B77245">
        <w:rPr>
          <w:lang w:val="en-US"/>
        </w:rPr>
        <w:lastRenderedPageBreak/>
        <w:t xml:space="preserve">of two </w:t>
      </w:r>
      <w:proofErr w:type="spellStart"/>
      <w:r w:rsidRPr="00B77245">
        <w:rPr>
          <w:lang w:val="en-US"/>
        </w:rPr>
        <w:t>ventilatory</w:t>
      </w:r>
      <w:proofErr w:type="spellEnd"/>
      <w:r w:rsidRPr="00B77245">
        <w:rPr>
          <w:lang w:val="en-US"/>
        </w:rPr>
        <w:t xml:space="preserve"> cycles. </w:t>
      </w:r>
      <w:r w:rsidRPr="004B1483">
        <w:rPr>
          <w:lang w:val="en-US"/>
        </w:rPr>
        <w:t>D</w:t>
      </w:r>
      <w:r w:rsidRPr="00B77245">
        <w:rPr>
          <w:b/>
          <w:lang w:val="en-US"/>
        </w:rPr>
        <w:t xml:space="preserve"> </w:t>
      </w:r>
      <w:r w:rsidRPr="004B1483">
        <w:rPr>
          <w:bCs/>
          <w:lang w:val="en-US"/>
        </w:rPr>
        <w:t>and</w:t>
      </w:r>
      <w:r w:rsidRPr="00B77245">
        <w:rPr>
          <w:b/>
          <w:lang w:val="en-US"/>
        </w:rPr>
        <w:t xml:space="preserve"> </w:t>
      </w:r>
      <w:r w:rsidRPr="004B1483">
        <w:rPr>
          <w:lang w:val="en-US"/>
        </w:rPr>
        <w:t>F</w:t>
      </w:r>
      <w:r w:rsidRPr="00B77245">
        <w:rPr>
          <w:b/>
          <w:lang w:val="en-US"/>
        </w:rPr>
        <w:t>:</w:t>
      </w:r>
      <w:r w:rsidRPr="00B77245">
        <w:rPr>
          <w:lang w:val="en-US"/>
        </w:rPr>
        <w:t xml:space="preserve">  Smoothened raw for each ventilation cycle of diameter and axial length</w:t>
      </w:r>
      <w:r w:rsidR="00FB1F6A">
        <w:rPr>
          <w:lang w:val="en-US"/>
        </w:rPr>
        <w:t>,</w:t>
      </w:r>
      <w:r w:rsidRPr="00B77245">
        <w:rPr>
          <w:lang w:val="en-US"/>
        </w:rPr>
        <w:t xml:space="preserve"> respectively. The variables </w:t>
      </w:r>
      <w:proofErr w:type="spellStart"/>
      <w:r w:rsidRPr="00B77245">
        <w:rPr>
          <w:i/>
          <w:lang w:val="en-US"/>
        </w:rPr>
        <w:t>D</w:t>
      </w:r>
      <w:r w:rsidRPr="00B77245">
        <w:rPr>
          <w:vertAlign w:val="subscript"/>
          <w:lang w:val="en-US"/>
        </w:rPr>
        <w:t>d</w:t>
      </w:r>
      <w:proofErr w:type="spellEnd"/>
      <w:r w:rsidRPr="00B77245">
        <w:rPr>
          <w:lang w:val="en-US"/>
        </w:rPr>
        <w:t xml:space="preserve"> and </w:t>
      </w:r>
      <w:proofErr w:type="spellStart"/>
      <w:r w:rsidRPr="00B77245">
        <w:rPr>
          <w:i/>
          <w:lang w:val="en-US"/>
        </w:rPr>
        <w:t>L</w:t>
      </w:r>
      <w:r w:rsidRPr="00B77245">
        <w:rPr>
          <w:vertAlign w:val="subscript"/>
          <w:lang w:val="en-US"/>
        </w:rPr>
        <w:t>d</w:t>
      </w:r>
      <w:proofErr w:type="spellEnd"/>
      <w:r w:rsidRPr="00B77245">
        <w:rPr>
          <w:lang w:val="en-US"/>
        </w:rPr>
        <w:t xml:space="preserve"> represent magnitudes of diameter and axial length corresponding to diastolic pressure, while </w:t>
      </w:r>
      <w:r w:rsidRPr="00B77245">
        <w:rPr>
          <w:rFonts w:cstheme="minorHAnsi"/>
          <w:color w:val="222222"/>
          <w:shd w:val="clear" w:color="auto" w:fill="FFFFFF"/>
        </w:rPr>
        <w:t>Δ</w:t>
      </w:r>
      <w:r w:rsidRPr="00B77245">
        <w:rPr>
          <w:rFonts w:cstheme="minorHAnsi"/>
          <w:i/>
          <w:color w:val="222222"/>
          <w:shd w:val="clear" w:color="auto" w:fill="FFFFFF"/>
          <w:lang w:val="en-US"/>
        </w:rPr>
        <w:t>D</w:t>
      </w:r>
      <w:r w:rsidRPr="00B77245">
        <w:rPr>
          <w:rFonts w:cstheme="minorHAnsi"/>
          <w:color w:val="222222"/>
          <w:shd w:val="clear" w:color="auto" w:fill="FFFFFF"/>
          <w:lang w:val="en-US"/>
        </w:rPr>
        <w:t xml:space="preserve"> and </w:t>
      </w:r>
      <w:r w:rsidRPr="00B77245">
        <w:rPr>
          <w:rFonts w:cstheme="minorHAnsi"/>
          <w:color w:val="222222"/>
          <w:shd w:val="clear" w:color="auto" w:fill="FFFFFF"/>
        </w:rPr>
        <w:t>Δ</w:t>
      </w:r>
      <w:r w:rsidRPr="00B77245">
        <w:rPr>
          <w:rFonts w:cstheme="minorHAnsi"/>
          <w:i/>
          <w:color w:val="222222"/>
          <w:shd w:val="clear" w:color="auto" w:fill="FFFFFF"/>
          <w:lang w:val="en-US"/>
        </w:rPr>
        <w:t>L</w:t>
      </w:r>
      <w:r w:rsidRPr="00B77245">
        <w:rPr>
          <w:rFonts w:cstheme="minorHAnsi"/>
          <w:color w:val="222222"/>
          <w:shd w:val="clear" w:color="auto" w:fill="FFFFFF"/>
          <w:lang w:val="en-US"/>
        </w:rPr>
        <w:t xml:space="preserve"> are deformations of diameter and axial length caused by change in pressure from diastole to systole.</w:t>
      </w:r>
    </w:p>
    <w:p w14:paraId="24F08378" w14:textId="2882212B" w:rsidR="00B77245" w:rsidRDefault="00B77245">
      <w:pPr>
        <w:rPr>
          <w:sz w:val="28"/>
          <w:szCs w:val="28"/>
          <w:lang w:val="en-US"/>
        </w:rPr>
      </w:pPr>
      <w:r>
        <w:rPr>
          <w:sz w:val="28"/>
          <w:szCs w:val="28"/>
          <w:lang w:val="en-US"/>
        </w:rPr>
        <w:br w:type="page"/>
      </w:r>
    </w:p>
    <w:p w14:paraId="233F4444" w14:textId="77777777" w:rsidR="00EE757F" w:rsidRDefault="00EE757F" w:rsidP="00EE757F">
      <w:pPr>
        <w:pStyle w:val="ListParagraph"/>
        <w:ind w:left="0" w:right="-558"/>
        <w:rPr>
          <w:sz w:val="28"/>
          <w:szCs w:val="28"/>
          <w:lang w:val="en-US"/>
        </w:rPr>
      </w:pPr>
    </w:p>
    <w:p w14:paraId="39F058F4" w14:textId="71663277" w:rsidR="00EE757F" w:rsidRPr="008B7A21" w:rsidRDefault="00EE757F" w:rsidP="00BC19B1">
      <w:pPr>
        <w:pStyle w:val="ListParagraph"/>
        <w:ind w:left="-1417" w:right="-1278"/>
        <w:jc w:val="center"/>
        <w:rPr>
          <w:b/>
          <w:sz w:val="20"/>
          <w:szCs w:val="20"/>
          <w:rPrChange w:id="536" w:author="Parikh, Shaiv (BME)" w:date="2021-03-12T10:36:00Z">
            <w:rPr>
              <w:b/>
              <w:sz w:val="20"/>
              <w:szCs w:val="20"/>
              <w:lang w:val="en-US"/>
            </w:rPr>
          </w:rPrChange>
        </w:rPr>
        <w:pPrChange w:id="537" w:author="Parikh, Shaiv (BME)" w:date="2021-03-12T11:50:00Z">
          <w:pPr>
            <w:pStyle w:val="ListParagraph"/>
            <w:ind w:left="-1417" w:right="-1098"/>
            <w:jc w:val="center"/>
          </w:pPr>
        </w:pPrChange>
      </w:pPr>
      <w:del w:id="538" w:author="Parikh, Shaiv (BME)" w:date="2021-03-12T10:36:00Z">
        <w:r w:rsidDel="008B7A21">
          <w:rPr>
            <w:b/>
            <w:noProof/>
            <w:sz w:val="20"/>
            <w:szCs w:val="20"/>
            <w:lang w:eastAsia="nl-NL"/>
          </w:rPr>
          <w:drawing>
            <wp:inline distT="0" distB="0" distL="0" distR="0" wp14:anchorId="1B42C262" wp14:editId="6F4C8514">
              <wp:extent cx="4171950" cy="2576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4452" cy="2583918"/>
                      </a:xfrm>
                      <a:prstGeom prst="rect">
                        <a:avLst/>
                      </a:prstGeom>
                    </pic:spPr>
                  </pic:pic>
                </a:graphicData>
              </a:graphic>
            </wp:inline>
          </w:drawing>
        </w:r>
      </w:del>
      <w:ins w:id="539" w:author="Parikh, Shaiv (BME)" w:date="2021-03-12T11:50:00Z">
        <w:r w:rsidR="00BC19B1">
          <w:rPr>
            <w:b/>
            <w:noProof/>
            <w:sz w:val="20"/>
            <w:szCs w:val="20"/>
            <w:lang w:eastAsia="nl-NL"/>
          </w:rPr>
          <w:drawing>
            <wp:inline distT="0" distB="0" distL="0" distR="0" wp14:anchorId="78AAF58A" wp14:editId="48BC53CB">
              <wp:extent cx="6400800" cy="3225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14020" cy="3231755"/>
                      </a:xfrm>
                      <a:prstGeom prst="rect">
                        <a:avLst/>
                      </a:prstGeom>
                    </pic:spPr>
                  </pic:pic>
                </a:graphicData>
              </a:graphic>
            </wp:inline>
          </w:drawing>
        </w:r>
      </w:ins>
    </w:p>
    <w:p w14:paraId="3ADCDEE6" w14:textId="5DC35376" w:rsidR="0001082D" w:rsidRPr="00B77245" w:rsidRDefault="00EE757F" w:rsidP="00BC19B1">
      <w:pPr>
        <w:spacing w:line="240" w:lineRule="auto"/>
        <w:jc w:val="both"/>
        <w:rPr>
          <w:b/>
          <w:lang w:val="en-US"/>
        </w:rPr>
        <w:pPrChange w:id="540" w:author="Parikh, Shaiv (BME)" w:date="2021-03-12T11:53:00Z">
          <w:pPr>
            <w:spacing w:line="240" w:lineRule="auto"/>
            <w:jc w:val="both"/>
          </w:pPr>
        </w:pPrChange>
      </w:pPr>
      <w:r w:rsidRPr="00B77245">
        <w:rPr>
          <w:b/>
          <w:lang w:val="en-US"/>
        </w:rPr>
        <w:t xml:space="preserve">Figure 2. </w:t>
      </w:r>
      <w:commentRangeStart w:id="541"/>
      <w:r w:rsidRPr="00B77245">
        <w:rPr>
          <w:lang w:val="en-US"/>
        </w:rPr>
        <w:t xml:space="preserve">Comparison between - (A) </w:t>
      </w:r>
      <w:del w:id="542" w:author="Parikh, Shaiv (BME)" w:date="2021-03-12T11:51:00Z">
        <w:r w:rsidRPr="00B77245" w:rsidDel="00BC19B1">
          <w:rPr>
            <w:lang w:val="en-US"/>
          </w:rPr>
          <w:delText>relative distensions (RD)</w:delText>
        </w:r>
      </w:del>
      <w:ins w:id="543" w:author="Parikh, Shaiv (BME)" w:date="2021-03-12T11:51:00Z">
        <w:r w:rsidR="00BC19B1">
          <w:rPr>
            <w:lang w:val="en-US"/>
          </w:rPr>
          <w:t>circumferential strains</w:t>
        </w:r>
      </w:ins>
      <w:r w:rsidRPr="00B77245">
        <w:rPr>
          <w:lang w:val="en-US"/>
        </w:rPr>
        <w:t xml:space="preserve"> of </w:t>
      </w:r>
      <w:commentRangeEnd w:id="541"/>
      <w:r w:rsidR="009241DA">
        <w:rPr>
          <w:rStyle w:val="CommentReference"/>
        </w:rPr>
        <w:commentReference w:id="541"/>
      </w:r>
      <w:r w:rsidRPr="00B77245">
        <w:rPr>
          <w:lang w:val="en-US"/>
        </w:rPr>
        <w:t xml:space="preserve">caudal and cranial diameters for low and high pressure conditions; (B) </w:t>
      </w:r>
      <w:ins w:id="544" w:author="Parikh, Shaiv (BME)" w:date="2021-03-12T11:52:00Z">
        <w:r w:rsidR="00BC19B1">
          <w:rPr>
            <w:lang w:val="en-US"/>
          </w:rPr>
          <w:t>axial strains</w:t>
        </w:r>
      </w:ins>
      <w:del w:id="545" w:author="Parikh, Shaiv (BME)" w:date="2021-03-12T11:52:00Z">
        <w:r w:rsidRPr="00B77245" w:rsidDel="00BC19B1">
          <w:rPr>
            <w:lang w:val="en-US"/>
          </w:rPr>
          <w:delText>relative extensions (RE)</w:delText>
        </w:r>
      </w:del>
      <w:r w:rsidRPr="00B77245">
        <w:rPr>
          <w:lang w:val="en-US"/>
        </w:rPr>
        <w:t xml:space="preserve"> of medial and lateral length for low and high pressure conditions; </w:t>
      </w:r>
      <w:ins w:id="546" w:author="Parikh, Shaiv (BME)" w:date="2021-03-12T11:52:00Z">
        <w:r w:rsidR="00BC19B1">
          <w:rPr>
            <w:rFonts w:ascii="Calibri" w:eastAsia="Times New Roman" w:hAnsi="Calibri" w:cs="Calibri"/>
            <w:color w:val="000000"/>
            <w:lang w:val="en-US" w:eastAsia="nl-NL"/>
          </w:rPr>
          <w:t>median [IQR]; Wilcoxon Signed Rank test used for statistical comparisons</w:t>
        </w:r>
      </w:ins>
      <w:del w:id="547" w:author="Parikh, Shaiv (BME)" w:date="2021-03-12T11:52:00Z">
        <w:r w:rsidRPr="00B77245" w:rsidDel="00BC19B1">
          <w:rPr>
            <w:lang w:val="en-US"/>
          </w:rPr>
          <w:delText xml:space="preserve">Data presented as </w:delText>
        </w:r>
        <w:r w:rsidRPr="00B77245" w:rsidDel="00BC19B1">
          <w:rPr>
            <w:color w:val="000000" w:themeColor="text1"/>
            <w:lang w:val="en-US"/>
          </w:rPr>
          <w:delText xml:space="preserve">mean </w:delText>
        </w:r>
        <w:r w:rsidRPr="00B77245" w:rsidDel="00BC19B1">
          <w:rPr>
            <w:rFonts w:ascii="Calibri" w:eastAsia="Times New Roman" w:hAnsi="Calibri" w:cs="Calibri"/>
            <w:color w:val="000000"/>
            <w:lang w:val="en-US" w:eastAsia="nl-NL"/>
          </w:rPr>
          <w:delText>± SD</w:delText>
        </w:r>
      </w:del>
      <w:r w:rsidRPr="00B77245">
        <w:rPr>
          <w:rFonts w:ascii="Calibri" w:eastAsia="Times New Roman" w:hAnsi="Calibri" w:cs="Calibri"/>
          <w:color w:val="000000"/>
          <w:lang w:val="en-US" w:eastAsia="nl-NL"/>
        </w:rPr>
        <w:t>.</w:t>
      </w:r>
    </w:p>
    <w:sectPr w:rsidR="0001082D" w:rsidRPr="00B77245" w:rsidSect="006627AD">
      <w:footerReference w:type="default" r:id="rId1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eesink, K (BME)" w:date="2021-01-18T13:16:00Z" w:initials="RK(">
    <w:p w14:paraId="6F793DC3" w14:textId="77777777" w:rsidR="0000395B" w:rsidRPr="00B276AD" w:rsidRDefault="0000395B" w:rsidP="00116191">
      <w:pPr>
        <w:pStyle w:val="CommentText"/>
        <w:rPr>
          <w:lang w:val="en-US"/>
        </w:rPr>
      </w:pPr>
      <w:r>
        <w:rPr>
          <w:rStyle w:val="CommentReference"/>
        </w:rPr>
        <w:annotationRef/>
      </w:r>
      <w:r w:rsidRPr="00B276AD">
        <w:rPr>
          <w:lang w:val="en-US"/>
        </w:rPr>
        <w:t>Still to add/ask middle initials to co-authors in due time, as they are important for bibliographic ID and analysis...</w:t>
      </w:r>
    </w:p>
    <w:p w14:paraId="194345DF" w14:textId="77777777" w:rsidR="0000395B" w:rsidRPr="00B276AD" w:rsidRDefault="0000395B" w:rsidP="00116191">
      <w:pPr>
        <w:pStyle w:val="CommentText"/>
        <w:rPr>
          <w:lang w:val="en-US"/>
        </w:rPr>
      </w:pPr>
    </w:p>
    <w:p w14:paraId="44DC425F" w14:textId="77777777" w:rsidR="0000395B" w:rsidRPr="00B276AD" w:rsidRDefault="0000395B" w:rsidP="00116191">
      <w:pPr>
        <w:pStyle w:val="CommentText"/>
        <w:rPr>
          <w:lang w:val="en-US"/>
        </w:rPr>
      </w:pPr>
      <w:r w:rsidRPr="00B276AD">
        <w:rPr>
          <w:lang w:val="en-US"/>
        </w:rPr>
        <w:t>Who else?</w:t>
      </w:r>
    </w:p>
    <w:p w14:paraId="50EAFF7E" w14:textId="2A04CF9A" w:rsidR="0000395B" w:rsidRPr="00B276AD" w:rsidRDefault="0000395B" w:rsidP="00116191">
      <w:pPr>
        <w:pStyle w:val="CommentText"/>
        <w:rPr>
          <w:lang w:val="en-US"/>
        </w:rPr>
      </w:pPr>
      <w:r w:rsidRPr="00B276AD">
        <w:rPr>
          <w:lang w:val="en-US"/>
        </w:rPr>
        <w:t>This is a proposed order and list, b</w:t>
      </w:r>
      <w:r>
        <w:rPr>
          <w:lang w:val="en-US"/>
        </w:rPr>
        <w:t>y the way</w:t>
      </w:r>
      <w:r w:rsidRPr="00B276AD">
        <w:rPr>
          <w:lang w:val="en-US"/>
        </w:rPr>
        <w:t>.</w:t>
      </w:r>
    </w:p>
  </w:comment>
  <w:comment w:id="2" w:author="Reesink, K (BME)" w:date="2021-01-18T14:43:00Z" w:initials="RK(">
    <w:p w14:paraId="62585B77" w14:textId="77777777" w:rsidR="0000395B" w:rsidRPr="00B276AD" w:rsidRDefault="0000395B" w:rsidP="00116191">
      <w:pPr>
        <w:pStyle w:val="CommentText"/>
        <w:rPr>
          <w:lang w:val="en-US"/>
        </w:rPr>
      </w:pPr>
      <w:r>
        <w:rPr>
          <w:rStyle w:val="CommentReference"/>
        </w:rPr>
        <w:annotationRef/>
      </w:r>
      <w:r w:rsidRPr="00B276AD">
        <w:rPr>
          <w:lang w:val="en-US"/>
        </w:rPr>
        <w:t xml:space="preserve">Check journal formats – </w:t>
      </w:r>
      <w:r w:rsidRPr="00B276AD">
        <w:rPr>
          <w:b/>
          <w:bCs/>
          <w:i/>
          <w:iCs/>
          <w:lang w:val="en-US"/>
        </w:rPr>
        <w:t>ref email Nicole Peng</w:t>
      </w:r>
    </w:p>
  </w:comment>
  <w:comment w:id="10" w:author="Reesink, K (BME)" w:date="2021-02-25T11:13:00Z" w:initials="RK(">
    <w:p w14:paraId="64955F79" w14:textId="48FCE6F9" w:rsidR="0000395B" w:rsidRPr="003A1A5B" w:rsidRDefault="0000395B">
      <w:pPr>
        <w:pStyle w:val="CommentText"/>
        <w:rPr>
          <w:lang w:val="en-US"/>
        </w:rPr>
      </w:pPr>
      <w:r>
        <w:rPr>
          <w:rStyle w:val="CommentReference"/>
        </w:rPr>
        <w:annotationRef/>
      </w:r>
      <w:r w:rsidRPr="003A1A5B">
        <w:rPr>
          <w:lang w:val="en-US"/>
        </w:rPr>
        <w:t xml:space="preserve">Don’t write abstract now, but already check journal requirements: do they ask for a </w:t>
      </w:r>
      <w:proofErr w:type="spellStart"/>
      <w:r w:rsidRPr="003A1A5B">
        <w:rPr>
          <w:lang w:val="en-US"/>
        </w:rPr>
        <w:t>stractured</w:t>
      </w:r>
      <w:proofErr w:type="spellEnd"/>
      <w:r w:rsidRPr="003A1A5B">
        <w:rPr>
          <w:lang w:val="en-US"/>
        </w:rPr>
        <w:t xml:space="preserve"> abstract, or is without such also allowed? How many words for the abstract max?</w:t>
      </w:r>
    </w:p>
  </w:comment>
  <w:comment w:id="11" w:author="Reesink, K (BME)" w:date="2021-02-01T17:23:00Z" w:initials="RK(">
    <w:p w14:paraId="66AE0A54" w14:textId="77777777" w:rsidR="0000395B" w:rsidRPr="00B276AD" w:rsidRDefault="0000395B" w:rsidP="00FB1F6A">
      <w:pPr>
        <w:pStyle w:val="CommentText"/>
        <w:rPr>
          <w:lang w:val="en-US"/>
        </w:rPr>
      </w:pPr>
    </w:p>
    <w:p w14:paraId="19075F0A" w14:textId="0ACFF31B" w:rsidR="0000395B" w:rsidRPr="00B276AD" w:rsidRDefault="0000395B" w:rsidP="00FB1F6A">
      <w:pPr>
        <w:pStyle w:val="CommentText"/>
        <w:rPr>
          <w:b/>
          <w:bCs/>
          <w:lang w:val="en-US"/>
        </w:rPr>
      </w:pPr>
      <w:r>
        <w:rPr>
          <w:rStyle w:val="CommentReference"/>
        </w:rPr>
        <w:annotationRef/>
      </w:r>
      <w:r w:rsidRPr="00B276AD">
        <w:rPr>
          <w:b/>
          <w:bCs/>
          <w:lang w:val="en-US"/>
        </w:rPr>
        <w:t xml:space="preserve">GENERAL </w:t>
      </w:r>
    </w:p>
    <w:p w14:paraId="03A6E2A0" w14:textId="77777777" w:rsidR="0000395B" w:rsidRPr="00B276AD" w:rsidRDefault="0000395B" w:rsidP="00FB1F6A">
      <w:pPr>
        <w:pStyle w:val="CommentText"/>
        <w:rPr>
          <w:lang w:val="en-US"/>
        </w:rPr>
      </w:pPr>
    </w:p>
    <w:p w14:paraId="1B66DB99" w14:textId="72CBEA0D" w:rsidR="0000395B" w:rsidRPr="00B276AD" w:rsidRDefault="0000395B" w:rsidP="00FB1F6A">
      <w:pPr>
        <w:pStyle w:val="CommentText"/>
        <w:rPr>
          <w:lang w:val="en-US"/>
        </w:rPr>
      </w:pPr>
      <w:r w:rsidRPr="00B276AD">
        <w:rPr>
          <w:lang w:val="en-US"/>
        </w:rPr>
        <w:t xml:space="preserve">General remarks on formatting/structure of a manuscript </w:t>
      </w:r>
      <w:proofErr w:type="gramStart"/>
      <w:r w:rsidRPr="00B276AD">
        <w:rPr>
          <w:lang w:val="en-US"/>
        </w:rPr>
        <w:t>[ as</w:t>
      </w:r>
      <w:proofErr w:type="gramEnd"/>
      <w:r w:rsidRPr="00B276AD">
        <w:rPr>
          <w:lang w:val="en-US"/>
        </w:rPr>
        <w:t xml:space="preserve"> from experience with most journals in biomedical science ]:</w:t>
      </w:r>
    </w:p>
    <w:p w14:paraId="54033813" w14:textId="77777777" w:rsidR="0000395B" w:rsidRPr="00B276AD" w:rsidRDefault="0000395B" w:rsidP="00FB1F6A">
      <w:pPr>
        <w:pStyle w:val="CommentText"/>
        <w:rPr>
          <w:lang w:val="en-US"/>
        </w:rPr>
      </w:pPr>
    </w:p>
    <w:p w14:paraId="1A8B1349" w14:textId="77777777" w:rsidR="0000395B" w:rsidRPr="00B276AD" w:rsidRDefault="0000395B" w:rsidP="00FB1F6A">
      <w:pPr>
        <w:pStyle w:val="CommentText"/>
        <w:rPr>
          <w:lang w:val="en-US"/>
        </w:rPr>
      </w:pPr>
      <w:r w:rsidRPr="00B276AD">
        <w:rPr>
          <w:lang w:val="en-US"/>
        </w:rPr>
        <w:t>Start each main section on a new page.</w:t>
      </w:r>
    </w:p>
    <w:p w14:paraId="646F9DF3" w14:textId="77777777" w:rsidR="0000395B" w:rsidRPr="00B276AD" w:rsidRDefault="0000395B" w:rsidP="00FB1F6A">
      <w:pPr>
        <w:pStyle w:val="CommentText"/>
        <w:rPr>
          <w:lang w:val="en-US"/>
        </w:rPr>
      </w:pPr>
    </w:p>
    <w:p w14:paraId="290B6997" w14:textId="77777777" w:rsidR="0000395B" w:rsidRPr="00B276AD" w:rsidRDefault="0000395B" w:rsidP="00FB1F6A">
      <w:pPr>
        <w:pStyle w:val="CommentText"/>
        <w:rPr>
          <w:lang w:val="en-US"/>
        </w:rPr>
      </w:pPr>
      <w:r w:rsidRPr="00B276AD">
        <w:rPr>
          <w:lang w:val="en-US"/>
        </w:rPr>
        <w:t xml:space="preserve">After </w:t>
      </w:r>
      <w:r w:rsidRPr="00B276AD">
        <w:rPr>
          <w:i/>
          <w:iCs/>
          <w:lang w:val="en-US"/>
        </w:rPr>
        <w:t>Conclusions, Acknowledgements and Disclosures</w:t>
      </w:r>
      <w:r w:rsidRPr="00B276AD">
        <w:rPr>
          <w:lang w:val="en-US"/>
        </w:rPr>
        <w:t>, follow the</w:t>
      </w:r>
    </w:p>
    <w:p w14:paraId="35DE986D" w14:textId="77777777" w:rsidR="0000395B" w:rsidRPr="00B276AD" w:rsidRDefault="0000395B" w:rsidP="00FB1F6A">
      <w:pPr>
        <w:pStyle w:val="CommentText"/>
        <w:rPr>
          <w:i/>
          <w:iCs/>
          <w:lang w:val="en-US"/>
        </w:rPr>
      </w:pPr>
      <w:r w:rsidRPr="00B276AD">
        <w:rPr>
          <w:i/>
          <w:iCs/>
          <w:lang w:val="en-US"/>
        </w:rPr>
        <w:t>References</w:t>
      </w:r>
    </w:p>
    <w:p w14:paraId="378A6DE2" w14:textId="77777777" w:rsidR="0000395B" w:rsidRPr="00B276AD" w:rsidRDefault="0000395B" w:rsidP="00FB1F6A">
      <w:pPr>
        <w:pStyle w:val="CommentText"/>
        <w:rPr>
          <w:lang w:val="en-US"/>
        </w:rPr>
      </w:pPr>
      <w:r w:rsidRPr="00B276AD">
        <w:rPr>
          <w:i/>
          <w:iCs/>
          <w:lang w:val="en-US"/>
        </w:rPr>
        <w:t>Tables</w:t>
      </w:r>
      <w:r w:rsidRPr="00B276AD">
        <w:rPr>
          <w:lang w:val="en-US"/>
        </w:rPr>
        <w:t>, and</w:t>
      </w:r>
    </w:p>
    <w:p w14:paraId="54A63A3D" w14:textId="77777777" w:rsidR="0000395B" w:rsidRPr="00B276AD" w:rsidRDefault="0000395B" w:rsidP="00FB1F6A">
      <w:pPr>
        <w:pStyle w:val="CommentText"/>
        <w:rPr>
          <w:i/>
          <w:iCs/>
          <w:lang w:val="en-US"/>
        </w:rPr>
      </w:pPr>
      <w:r w:rsidRPr="00B276AD">
        <w:rPr>
          <w:i/>
          <w:iCs/>
          <w:lang w:val="en-US"/>
        </w:rPr>
        <w:t>Figures/legends</w:t>
      </w:r>
    </w:p>
    <w:p w14:paraId="29A3B23A" w14:textId="628AAF77" w:rsidR="0000395B" w:rsidRPr="00B276AD" w:rsidRDefault="0000395B" w:rsidP="00FB1F6A">
      <w:pPr>
        <w:pStyle w:val="CommentText"/>
        <w:ind w:left="708" w:firstLine="708"/>
        <w:rPr>
          <w:lang w:val="en-US"/>
        </w:rPr>
      </w:pPr>
      <w:r w:rsidRPr="00B276AD">
        <w:rPr>
          <w:lang w:val="en-US"/>
        </w:rPr>
        <w:t>On the latter section: some journals want the figures separate, i.e. not in the document; check with the target journal – Nicole Peng’s link.</w:t>
      </w:r>
    </w:p>
    <w:p w14:paraId="58846458" w14:textId="77777777" w:rsidR="0000395B" w:rsidRPr="00B276AD" w:rsidRDefault="0000395B" w:rsidP="00FB1F6A">
      <w:pPr>
        <w:pStyle w:val="CommentText"/>
        <w:ind w:left="708" w:firstLine="708"/>
        <w:rPr>
          <w:lang w:val="en-US"/>
        </w:rPr>
      </w:pPr>
      <w:r w:rsidRPr="00B276AD">
        <w:rPr>
          <w:lang w:val="en-US"/>
        </w:rPr>
        <w:t>But do it with me, to help you see what is relevant and what not. ;)</w:t>
      </w:r>
    </w:p>
    <w:p w14:paraId="60C93D5C" w14:textId="77777777" w:rsidR="0000395B" w:rsidRPr="00B276AD" w:rsidRDefault="0000395B" w:rsidP="00FB1F6A">
      <w:pPr>
        <w:pStyle w:val="CommentText"/>
        <w:rPr>
          <w:lang w:val="en-US"/>
        </w:rPr>
      </w:pPr>
    </w:p>
    <w:p w14:paraId="5CF8D460" w14:textId="24F5B23E" w:rsidR="0000395B" w:rsidRPr="00B276AD" w:rsidRDefault="0000395B" w:rsidP="00FB1F6A">
      <w:pPr>
        <w:pStyle w:val="CommentText"/>
        <w:rPr>
          <w:lang w:val="en-US"/>
        </w:rPr>
      </w:pPr>
      <w:r w:rsidRPr="00B276AD">
        <w:rPr>
          <w:lang w:val="en-US"/>
        </w:rPr>
        <w:t>Accordingly, I have re-ordered parts WITHOUT tracked changes, otherwise it would have led to much clutter.</w:t>
      </w:r>
    </w:p>
    <w:p w14:paraId="619A9E56" w14:textId="13DEE7F7" w:rsidR="0000395B" w:rsidRPr="00B276AD" w:rsidRDefault="0000395B" w:rsidP="00FB1F6A">
      <w:pPr>
        <w:pStyle w:val="CommentText"/>
        <w:rPr>
          <w:lang w:val="en-US"/>
        </w:rPr>
      </w:pPr>
    </w:p>
    <w:p w14:paraId="6975B04A" w14:textId="77777777" w:rsidR="0000395B" w:rsidRPr="00B276AD" w:rsidRDefault="0000395B" w:rsidP="00FB1F6A">
      <w:pPr>
        <w:pStyle w:val="CommentText"/>
        <w:rPr>
          <w:lang w:val="en-US"/>
        </w:rPr>
      </w:pPr>
    </w:p>
    <w:p w14:paraId="73BF890D" w14:textId="3DCF2935" w:rsidR="0000395B" w:rsidRPr="00B276AD" w:rsidRDefault="0000395B" w:rsidP="00FB1F6A">
      <w:pPr>
        <w:pStyle w:val="CommentText"/>
        <w:rPr>
          <w:b/>
          <w:bCs/>
          <w:lang w:val="en-US"/>
        </w:rPr>
      </w:pPr>
      <w:r w:rsidRPr="00B276AD">
        <w:rPr>
          <w:b/>
          <w:bCs/>
          <w:lang w:val="en-US"/>
        </w:rPr>
        <w:t>SPECIFIC</w:t>
      </w:r>
    </w:p>
    <w:p w14:paraId="4F6CB749" w14:textId="77777777" w:rsidR="0000395B" w:rsidRPr="00B276AD" w:rsidRDefault="0000395B" w:rsidP="00FB1F6A">
      <w:pPr>
        <w:pStyle w:val="CommentText"/>
        <w:rPr>
          <w:lang w:val="en-US"/>
        </w:rPr>
      </w:pPr>
    </w:p>
    <w:p w14:paraId="74B2146C" w14:textId="05DE7733" w:rsidR="0000395B" w:rsidRPr="00B276AD" w:rsidRDefault="0000395B" w:rsidP="00FB1F6A">
      <w:pPr>
        <w:pStyle w:val="CommentText"/>
        <w:rPr>
          <w:lang w:val="en-US"/>
        </w:rPr>
      </w:pPr>
      <w:r w:rsidRPr="00B276AD">
        <w:rPr>
          <w:lang w:val="en-US"/>
        </w:rPr>
        <w:t xml:space="preserve">And with respect to grammar, style, punctuation, and so on, I went through it in detail, so USE MY FEEDBACK VERSION to work in, as </w:t>
      </w:r>
      <w:proofErr w:type="spellStart"/>
      <w:r w:rsidRPr="00B276AD">
        <w:rPr>
          <w:lang w:val="en-US"/>
        </w:rPr>
        <w:t>Wouter</w:t>
      </w:r>
      <w:proofErr w:type="spellEnd"/>
      <w:r w:rsidRPr="00B276AD">
        <w:rPr>
          <w:lang w:val="en-US"/>
        </w:rPr>
        <w:t xml:space="preserve"> will do.</w:t>
      </w:r>
    </w:p>
  </w:comment>
  <w:comment w:id="12" w:author="Reesink, K (BME)" w:date="2021-02-01T18:04:00Z" w:initials="RK(">
    <w:p w14:paraId="65A1E45E" w14:textId="77777777" w:rsidR="0000395B" w:rsidRPr="00B276AD" w:rsidRDefault="0000395B">
      <w:pPr>
        <w:pStyle w:val="CommentText"/>
        <w:rPr>
          <w:lang w:val="en-US"/>
        </w:rPr>
      </w:pPr>
      <w:r>
        <w:rPr>
          <w:rStyle w:val="CommentReference"/>
        </w:rPr>
        <w:annotationRef/>
      </w:r>
      <w:r w:rsidRPr="00B276AD">
        <w:rPr>
          <w:lang w:val="en-US"/>
        </w:rPr>
        <w:t>Which bibliographic software do you use?</w:t>
      </w:r>
    </w:p>
    <w:p w14:paraId="0E143BFC" w14:textId="77777777" w:rsidR="0000395B" w:rsidRPr="00B276AD" w:rsidRDefault="0000395B">
      <w:pPr>
        <w:pStyle w:val="CommentText"/>
        <w:rPr>
          <w:lang w:val="en-US"/>
        </w:rPr>
      </w:pPr>
      <w:r w:rsidRPr="00B276AD">
        <w:rPr>
          <w:lang w:val="en-US"/>
        </w:rPr>
        <w:t>Um support EndNote. Some work with it, others hate it.</w:t>
      </w:r>
    </w:p>
    <w:p w14:paraId="37A813F3" w14:textId="77777777" w:rsidR="0000395B" w:rsidRPr="00B276AD" w:rsidRDefault="0000395B">
      <w:pPr>
        <w:pStyle w:val="CommentText"/>
        <w:rPr>
          <w:lang w:val="en-US"/>
        </w:rPr>
      </w:pPr>
      <w:r w:rsidRPr="00B276AD">
        <w:rPr>
          <w:lang w:val="en-US"/>
        </w:rPr>
        <w:t>I can give you my do’s/don’ts so it works fine.</w:t>
      </w:r>
    </w:p>
    <w:p w14:paraId="3E21BCB5" w14:textId="77777777" w:rsidR="0000395B" w:rsidRPr="00B276AD" w:rsidRDefault="0000395B">
      <w:pPr>
        <w:pStyle w:val="CommentText"/>
        <w:rPr>
          <w:lang w:val="en-US"/>
        </w:rPr>
      </w:pPr>
    </w:p>
    <w:p w14:paraId="2BE485CA" w14:textId="77777777" w:rsidR="0000395B" w:rsidRPr="00B276AD" w:rsidRDefault="0000395B">
      <w:pPr>
        <w:pStyle w:val="CommentText"/>
        <w:rPr>
          <w:lang w:val="en-US"/>
        </w:rPr>
      </w:pPr>
      <w:r w:rsidRPr="00B276AD">
        <w:rPr>
          <w:lang w:val="en-US"/>
        </w:rPr>
        <w:t>But using one is key, otherwise re-ordering citations will be a hell of a job!</w:t>
      </w:r>
    </w:p>
    <w:p w14:paraId="583F277D" w14:textId="57EF7657" w:rsidR="0000395B" w:rsidRPr="00B276AD" w:rsidRDefault="0000395B">
      <w:pPr>
        <w:pStyle w:val="CommentText"/>
        <w:rPr>
          <w:lang w:val="en-US"/>
        </w:rPr>
      </w:pPr>
      <w:r w:rsidRPr="00B276AD">
        <w:rPr>
          <w:lang w:val="en-US"/>
        </w:rPr>
        <w:t>Take this paper as a chance to choose and use.</w:t>
      </w:r>
    </w:p>
  </w:comment>
  <w:comment w:id="13" w:author="Huberts, wouter (BME)" w:date="2021-02-03T10:01:00Z" w:initials="Hw(">
    <w:p w14:paraId="02C669F0" w14:textId="20CC3142" w:rsidR="0000395B" w:rsidRPr="00CC2059" w:rsidRDefault="0000395B">
      <w:pPr>
        <w:pStyle w:val="CommentText"/>
        <w:rPr>
          <w:lang w:val="en-US"/>
        </w:rPr>
      </w:pPr>
      <w:r>
        <w:rPr>
          <w:rStyle w:val="CommentReference"/>
        </w:rPr>
        <w:annotationRef/>
      </w:r>
      <w:r w:rsidRPr="00CC2059">
        <w:rPr>
          <w:lang w:val="en-US"/>
        </w:rPr>
        <w:t xml:space="preserve">I agree with Koen. </w:t>
      </w:r>
      <w:proofErr w:type="spellStart"/>
      <w:r w:rsidRPr="00CC2059">
        <w:rPr>
          <w:lang w:val="en-US"/>
        </w:rPr>
        <w:t>M</w:t>
      </w:r>
      <w:r>
        <w:rPr>
          <w:lang w:val="en-US"/>
        </w:rPr>
        <w:t>endeley</w:t>
      </w:r>
      <w:proofErr w:type="spellEnd"/>
      <w:r>
        <w:rPr>
          <w:lang w:val="en-US"/>
        </w:rPr>
        <w:t xml:space="preserve"> has my preference as it is also compatible to </w:t>
      </w:r>
      <w:proofErr w:type="spellStart"/>
      <w:r>
        <w:rPr>
          <w:lang w:val="en-US"/>
        </w:rPr>
        <w:t>LaTeX</w:t>
      </w:r>
      <w:proofErr w:type="spellEnd"/>
      <w:r>
        <w:rPr>
          <w:lang w:val="en-US"/>
        </w:rPr>
        <w:t xml:space="preserve">. I do not know whether this is also the case for </w:t>
      </w:r>
      <w:proofErr w:type="spellStart"/>
      <w:r>
        <w:rPr>
          <w:lang w:val="en-US"/>
        </w:rPr>
        <w:t>Endnite</w:t>
      </w:r>
      <w:proofErr w:type="spellEnd"/>
      <w:r>
        <w:rPr>
          <w:lang w:val="en-US"/>
        </w:rPr>
        <w:t xml:space="preserve"> (maybe it is).</w:t>
      </w:r>
    </w:p>
  </w:comment>
  <w:comment w:id="14" w:author="Huberts, wouter (BME)" w:date="2021-02-03T09:57:00Z" w:initials="Hw(">
    <w:p w14:paraId="01CEEE66" w14:textId="57EFC22C" w:rsidR="0000395B" w:rsidRPr="00CC2059" w:rsidRDefault="0000395B">
      <w:pPr>
        <w:pStyle w:val="CommentText"/>
        <w:rPr>
          <w:lang w:val="en-US"/>
        </w:rPr>
      </w:pPr>
      <w:r>
        <w:rPr>
          <w:rStyle w:val="CommentReference"/>
        </w:rPr>
        <w:annotationRef/>
      </w:r>
      <w:r w:rsidRPr="00CC2059">
        <w:rPr>
          <w:lang w:val="en-US"/>
        </w:rPr>
        <w:t>A couple sentence was n</w:t>
      </w:r>
      <w:r>
        <w:rPr>
          <w:lang w:val="en-US"/>
        </w:rPr>
        <w:t>eeded here. I made a suggestion but feel free to change</w:t>
      </w:r>
    </w:p>
  </w:comment>
  <w:comment w:id="15" w:author="Huberts, wouter (BME)" w:date="2021-02-03T10:10:00Z" w:initials="Hw(">
    <w:p w14:paraId="12060601" w14:textId="1941CBBB" w:rsidR="0000395B" w:rsidRPr="00625F87" w:rsidRDefault="0000395B">
      <w:pPr>
        <w:pStyle w:val="CommentText"/>
        <w:rPr>
          <w:lang w:val="en-US"/>
        </w:rPr>
      </w:pPr>
      <w:r>
        <w:rPr>
          <w:rStyle w:val="CommentReference"/>
        </w:rPr>
        <w:annotationRef/>
      </w:r>
      <w:r w:rsidRPr="00625F87">
        <w:rPr>
          <w:lang w:val="en-US"/>
        </w:rPr>
        <w:t xml:space="preserve">I would use the </w:t>
      </w:r>
      <w:r>
        <w:rPr>
          <w:lang w:val="en-US"/>
        </w:rPr>
        <w:t xml:space="preserve">word deformations </w:t>
      </w:r>
    </w:p>
  </w:comment>
  <w:comment w:id="17" w:author="Parikh, Shaiv (BME)" w:date="2021-02-11T09:56:00Z" w:initials="PS(">
    <w:p w14:paraId="333D72CB" w14:textId="067B24AF" w:rsidR="0000395B" w:rsidRDefault="0000395B">
      <w:pPr>
        <w:pStyle w:val="CommentText"/>
        <w:rPr>
          <w:lang w:val="en-US"/>
        </w:rPr>
      </w:pPr>
      <w:r>
        <w:rPr>
          <w:lang w:val="en-US"/>
        </w:rPr>
        <w:t>We</w:t>
      </w:r>
      <w:r>
        <w:rPr>
          <w:rStyle w:val="CommentReference"/>
        </w:rPr>
        <w:annotationRef/>
      </w:r>
      <w:r w:rsidRPr="00712281">
        <w:rPr>
          <w:lang w:val="en-US"/>
        </w:rPr>
        <w:t xml:space="preserve"> st</w:t>
      </w:r>
      <w:r>
        <w:rPr>
          <w:lang w:val="en-US"/>
        </w:rPr>
        <w:t>ill do assume a straight tube as</w:t>
      </w:r>
      <w:r w:rsidRPr="00712281">
        <w:rPr>
          <w:lang w:val="en-US"/>
        </w:rPr>
        <w:t xml:space="preserve">sumption </w:t>
      </w:r>
      <w:proofErr w:type="gramStart"/>
      <w:r w:rsidRPr="00712281">
        <w:rPr>
          <w:lang w:val="en-US"/>
        </w:rPr>
        <w:t>for</w:t>
      </w:r>
      <w:r>
        <w:rPr>
          <w:lang w:val="en-US"/>
        </w:rPr>
        <w:t xml:space="preserve">  t</w:t>
      </w:r>
      <w:r w:rsidRPr="00712281">
        <w:rPr>
          <w:lang w:val="en-US"/>
        </w:rPr>
        <w:t>he</w:t>
      </w:r>
      <w:proofErr w:type="gramEnd"/>
      <w:r w:rsidRPr="00712281">
        <w:rPr>
          <w:lang w:val="en-US"/>
        </w:rPr>
        <w:t xml:space="preserve"> r</w:t>
      </w:r>
      <w:r>
        <w:rPr>
          <w:lang w:val="en-US"/>
        </w:rPr>
        <w:t>e</w:t>
      </w:r>
      <w:r w:rsidRPr="00712281">
        <w:rPr>
          <w:lang w:val="en-US"/>
        </w:rPr>
        <w:t xml:space="preserve">gion of interest </w:t>
      </w:r>
      <w:r>
        <w:rPr>
          <w:lang w:val="en-US"/>
        </w:rPr>
        <w:t xml:space="preserve">in our videos (also…if we fit a constitutive model …like in ARTERY abstract). However, localized region of interest makes the straight tube assumption more appropriate since there is no prominent effect of curved geometry. </w:t>
      </w:r>
    </w:p>
    <w:p w14:paraId="2CA5C3A0" w14:textId="4D4FD4FA" w:rsidR="0000395B" w:rsidRDefault="0000395B">
      <w:pPr>
        <w:pStyle w:val="CommentText"/>
        <w:rPr>
          <w:lang w:val="en-US"/>
        </w:rPr>
      </w:pPr>
    </w:p>
    <w:p w14:paraId="0AAA5AE2" w14:textId="02D3704A" w:rsidR="0000395B" w:rsidRPr="00712281" w:rsidRDefault="0000395B">
      <w:pPr>
        <w:pStyle w:val="CommentText"/>
        <w:rPr>
          <w:lang w:val="en-US"/>
        </w:rPr>
      </w:pPr>
      <w:r>
        <w:rPr>
          <w:lang w:val="en-US"/>
        </w:rPr>
        <w:t>Is this explanation ok instead for this sentence?</w:t>
      </w:r>
    </w:p>
  </w:comment>
  <w:comment w:id="18" w:author="Huberts, wouter (BME)" w:date="2021-02-08T08:56:00Z" w:initials="Hw(">
    <w:p w14:paraId="4E6037A2" w14:textId="1F89E761" w:rsidR="0000395B" w:rsidRPr="0099489B" w:rsidRDefault="0000395B">
      <w:pPr>
        <w:pStyle w:val="CommentText"/>
        <w:rPr>
          <w:lang w:val="en-US"/>
        </w:rPr>
      </w:pPr>
      <w:r>
        <w:rPr>
          <w:rStyle w:val="CommentReference"/>
        </w:rPr>
        <w:annotationRef/>
      </w:r>
      <w:r w:rsidRPr="0099489B">
        <w:rPr>
          <w:lang w:val="en-US"/>
        </w:rPr>
        <w:t>Explain why we believe t</w:t>
      </w:r>
      <w:r>
        <w:rPr>
          <w:lang w:val="en-US"/>
        </w:rPr>
        <w:t>hat this is the case</w:t>
      </w:r>
    </w:p>
  </w:comment>
  <w:comment w:id="20" w:author="Reesink, K (BME)" w:date="2021-02-01T18:24:00Z" w:initials="RK(">
    <w:p w14:paraId="3E9B8F66" w14:textId="3A82C527" w:rsidR="0000395B" w:rsidRPr="00B276AD" w:rsidRDefault="0000395B">
      <w:pPr>
        <w:pStyle w:val="CommentText"/>
        <w:rPr>
          <w:lang w:val="en-US"/>
        </w:rPr>
      </w:pPr>
      <w:r>
        <w:rPr>
          <w:rStyle w:val="CommentReference"/>
        </w:rPr>
        <w:annotationRef/>
      </w:r>
      <w:r w:rsidRPr="00B276AD">
        <w:rPr>
          <w:lang w:val="en-US"/>
        </w:rPr>
        <w:t>This phrase still asks for bit more specification of which included subjects (and how many) are not included in the present paper, and why.</w:t>
      </w:r>
    </w:p>
  </w:comment>
  <w:comment w:id="21" w:author="Parikh, Shaiv (BME)" w:date="2021-02-04T11:23:00Z" w:initials="PS(">
    <w:p w14:paraId="64FDADB5" w14:textId="1A226823" w:rsidR="0000395B" w:rsidRPr="00BD5FFB" w:rsidRDefault="0000395B">
      <w:pPr>
        <w:pStyle w:val="CommentText"/>
        <w:rPr>
          <w:lang w:val="en-US"/>
        </w:rPr>
      </w:pPr>
      <w:r>
        <w:rPr>
          <w:rStyle w:val="CommentReference"/>
        </w:rPr>
        <w:annotationRef/>
      </w:r>
      <w:r w:rsidRPr="00BD5FFB">
        <w:rPr>
          <w:lang w:val="en-US"/>
        </w:rPr>
        <w:t xml:space="preserve">Shall I also mention about the patients </w:t>
      </w:r>
      <w:r>
        <w:rPr>
          <w:lang w:val="en-US"/>
        </w:rPr>
        <w:t>that were excluded because they</w:t>
      </w:r>
      <w:r w:rsidRPr="00BD5FFB">
        <w:rPr>
          <w:lang w:val="en-US"/>
        </w:rPr>
        <w:t xml:space="preserve"> only</w:t>
      </w:r>
      <w:r>
        <w:rPr>
          <w:lang w:val="en-US"/>
        </w:rPr>
        <w:t xml:space="preserve"> had</w:t>
      </w:r>
      <w:r w:rsidRPr="00BD5FFB">
        <w:rPr>
          <w:lang w:val="en-US"/>
        </w:rPr>
        <w:t xml:space="preserve"> grids and no </w:t>
      </w:r>
      <w:r>
        <w:rPr>
          <w:lang w:val="en-US"/>
        </w:rPr>
        <w:t xml:space="preserve">felt </w:t>
      </w:r>
      <w:r w:rsidRPr="00BD5FFB">
        <w:rPr>
          <w:lang w:val="en-US"/>
        </w:rPr>
        <w:t>markers</w:t>
      </w:r>
      <w:r>
        <w:rPr>
          <w:lang w:val="en-US"/>
        </w:rPr>
        <w:t>? This was a trial phase for gird tracking and does not adhere to the protocol of marker tracking that we mention in this paper.</w:t>
      </w:r>
    </w:p>
  </w:comment>
  <w:comment w:id="22" w:author="Huberts, wouter (BME)" w:date="2021-02-08T08:59:00Z" w:initials="Hw(">
    <w:p w14:paraId="4F33E12A" w14:textId="24151985" w:rsidR="0000395B" w:rsidRPr="0099489B" w:rsidRDefault="0000395B">
      <w:pPr>
        <w:pStyle w:val="CommentText"/>
        <w:rPr>
          <w:lang w:val="en-US"/>
        </w:rPr>
      </w:pPr>
      <w:r>
        <w:rPr>
          <w:rStyle w:val="CommentReference"/>
        </w:rPr>
        <w:annotationRef/>
      </w:r>
      <w:r w:rsidRPr="0099489B">
        <w:rPr>
          <w:lang w:val="en-US"/>
        </w:rPr>
        <w:t>I suggest t</w:t>
      </w:r>
      <w:r>
        <w:rPr>
          <w:lang w:val="en-US"/>
        </w:rPr>
        <w:t>o do that so that the readers can get a picture regarding the applicability of the method.</w:t>
      </w:r>
    </w:p>
  </w:comment>
  <w:comment w:id="23" w:author="Reesink, K (BME)" w:date="2021-02-25T11:41:00Z" w:initials="RK(">
    <w:p w14:paraId="219BC181" w14:textId="77777777" w:rsidR="0000395B" w:rsidRPr="003A1A5B" w:rsidRDefault="0000395B">
      <w:pPr>
        <w:pStyle w:val="CommentText"/>
        <w:rPr>
          <w:lang w:val="en-US"/>
        </w:rPr>
      </w:pPr>
      <w:r>
        <w:rPr>
          <w:rStyle w:val="CommentReference"/>
        </w:rPr>
        <w:annotationRef/>
      </w:r>
      <w:r w:rsidRPr="003A1A5B">
        <w:rPr>
          <w:lang w:val="en-US"/>
        </w:rPr>
        <w:t>I disagree. This is an internal affair.</w:t>
      </w:r>
    </w:p>
    <w:p w14:paraId="0DEF25BC" w14:textId="09D976C4" w:rsidR="0000395B" w:rsidRPr="003A1A5B" w:rsidRDefault="0000395B">
      <w:pPr>
        <w:pStyle w:val="CommentText"/>
        <w:rPr>
          <w:lang w:val="en-US"/>
        </w:rPr>
      </w:pPr>
      <w:r w:rsidRPr="003A1A5B">
        <w:rPr>
          <w:lang w:val="en-US"/>
        </w:rPr>
        <w:t>Grid cases may be used in later analyses, they are not in the present one, so are not relevant to mention here.</w:t>
      </w:r>
    </w:p>
  </w:comment>
  <w:comment w:id="24" w:author="Huberts, wouter (BME)" w:date="2021-02-08T09:26:00Z" w:initials="Hw(">
    <w:p w14:paraId="5479AFD6" w14:textId="401B19D0" w:rsidR="0000395B" w:rsidRPr="00626BDB" w:rsidRDefault="0000395B">
      <w:pPr>
        <w:pStyle w:val="CommentText"/>
        <w:rPr>
          <w:lang w:val="en-US"/>
        </w:rPr>
      </w:pPr>
      <w:r>
        <w:rPr>
          <w:rStyle w:val="CommentReference"/>
        </w:rPr>
        <w:annotationRef/>
      </w:r>
      <w:r w:rsidRPr="00626BDB">
        <w:rPr>
          <w:lang w:val="en-US"/>
        </w:rPr>
        <w:t>This n</w:t>
      </w:r>
      <w:r>
        <w:rPr>
          <w:lang w:val="en-US"/>
        </w:rPr>
        <w:t>eeds some explanation. Why is this the case? Sensitivity to what? Or do you mean clinical sensitivity?</w:t>
      </w:r>
    </w:p>
  </w:comment>
  <w:comment w:id="25" w:author="Parikh, Shaiv (BME)" w:date="2021-02-09T13:07:00Z" w:initials="PS(">
    <w:p w14:paraId="0EC0E20E" w14:textId="5E8954E5" w:rsidR="0000395B" w:rsidRPr="005704AD" w:rsidRDefault="0000395B">
      <w:pPr>
        <w:pStyle w:val="CommentText"/>
        <w:rPr>
          <w:lang w:val="en-US"/>
        </w:rPr>
      </w:pPr>
      <w:r>
        <w:rPr>
          <w:rStyle w:val="CommentReference"/>
        </w:rPr>
        <w:annotationRef/>
      </w:r>
      <w:r>
        <w:rPr>
          <w:lang w:val="en-US"/>
        </w:rPr>
        <w:t>J</w:t>
      </w:r>
      <w:r w:rsidRPr="005704AD">
        <w:rPr>
          <w:lang w:val="en-US"/>
        </w:rPr>
        <w:t>ust precision should suffice</w:t>
      </w:r>
      <w:r>
        <w:rPr>
          <w:lang w:val="en-US"/>
        </w:rPr>
        <w:t>?</w:t>
      </w:r>
    </w:p>
  </w:comment>
  <w:comment w:id="26" w:author="Reesink, K (BME)" w:date="2021-02-01T22:00:00Z" w:initials="RK(">
    <w:p w14:paraId="48A21C48" w14:textId="24B1282B" w:rsidR="0000395B" w:rsidRPr="00B276AD" w:rsidRDefault="0000395B">
      <w:pPr>
        <w:pStyle w:val="CommentText"/>
        <w:rPr>
          <w:lang w:val="en-US"/>
        </w:rPr>
      </w:pPr>
      <w:r>
        <w:rPr>
          <w:rStyle w:val="CommentReference"/>
        </w:rPr>
        <w:annotationRef/>
      </w:r>
      <w:r w:rsidRPr="00B276AD">
        <w:rPr>
          <w:lang w:val="en-US"/>
        </w:rPr>
        <w:t>Beyond this paper; is this happening regularly? You have full access to the BME server?</w:t>
      </w:r>
    </w:p>
  </w:comment>
  <w:comment w:id="27" w:author="Parikh, Shaiv (BME)" w:date="2021-02-05T15:12:00Z" w:initials="PS(">
    <w:p w14:paraId="25C6C2F0" w14:textId="3D8A99BB" w:rsidR="0000395B" w:rsidRDefault="0000395B">
      <w:pPr>
        <w:pStyle w:val="CommentText"/>
        <w:rPr>
          <w:lang w:val="en-US"/>
        </w:rPr>
      </w:pPr>
      <w:r>
        <w:rPr>
          <w:rStyle w:val="CommentReference"/>
        </w:rPr>
        <w:annotationRef/>
      </w:r>
      <w:r w:rsidRPr="00541DA6">
        <w:rPr>
          <w:lang w:val="en-US"/>
        </w:rPr>
        <w:t>The files are stored in two ways</w:t>
      </w:r>
      <w:r>
        <w:rPr>
          <w:lang w:val="en-US"/>
        </w:rPr>
        <w:t>:</w:t>
      </w:r>
    </w:p>
    <w:p w14:paraId="09386497" w14:textId="6A138C19" w:rsidR="0000395B" w:rsidRDefault="0000395B" w:rsidP="00541DA6">
      <w:pPr>
        <w:pStyle w:val="CommentText"/>
        <w:numPr>
          <w:ilvl w:val="0"/>
          <w:numId w:val="5"/>
        </w:numPr>
        <w:rPr>
          <w:lang w:val="en-US"/>
        </w:rPr>
      </w:pPr>
      <w:r>
        <w:rPr>
          <w:lang w:val="en-US"/>
        </w:rPr>
        <w:t>In L drive at MUMC, for which I do not have access.</w:t>
      </w:r>
    </w:p>
    <w:p w14:paraId="0AF2972B" w14:textId="0E0B8295" w:rsidR="0000395B" w:rsidRPr="00541DA6" w:rsidRDefault="0000395B" w:rsidP="00541DA6">
      <w:pPr>
        <w:pStyle w:val="CommentText"/>
        <w:numPr>
          <w:ilvl w:val="0"/>
          <w:numId w:val="5"/>
        </w:numPr>
        <w:rPr>
          <w:lang w:val="en-US"/>
        </w:rPr>
      </w:pPr>
      <w:r>
        <w:rPr>
          <w:lang w:val="en-US"/>
        </w:rPr>
        <w:t xml:space="preserve"> In my laptop, which is backed up every morning on BME server </w:t>
      </w:r>
      <w:proofErr w:type="gramStart"/>
      <w:r>
        <w:rPr>
          <w:lang w:val="en-US"/>
        </w:rPr>
        <w:t>( asked</w:t>
      </w:r>
      <w:proofErr w:type="gramEnd"/>
      <w:r>
        <w:rPr>
          <w:lang w:val="en-US"/>
        </w:rPr>
        <w:t xml:space="preserve"> Nick to connect my laptop to BME backup server). I am assuming it is the same server you are referring to. I do not have access to any other server.</w:t>
      </w:r>
    </w:p>
  </w:comment>
  <w:comment w:id="28" w:author="Huberts, wouter (BME)" w:date="2021-02-08T09:48:00Z" w:initials="Hw(">
    <w:p w14:paraId="4B7AB3BD" w14:textId="1F52FCDA" w:rsidR="0000395B" w:rsidRPr="002068D1" w:rsidRDefault="0000395B">
      <w:pPr>
        <w:pStyle w:val="CommentText"/>
        <w:rPr>
          <w:lang w:val="en-US"/>
        </w:rPr>
      </w:pPr>
      <w:r>
        <w:rPr>
          <w:rStyle w:val="CommentReference"/>
        </w:rPr>
        <w:annotationRef/>
      </w:r>
      <w:r w:rsidRPr="002068D1">
        <w:rPr>
          <w:lang w:val="en-US"/>
        </w:rPr>
        <w:t>What about the pressure r</w:t>
      </w:r>
      <w:r>
        <w:rPr>
          <w:lang w:val="en-US"/>
        </w:rPr>
        <w:t xml:space="preserve">eadings? Stored in the database </w:t>
      </w:r>
      <w:proofErr w:type="spellStart"/>
      <w:r>
        <w:rPr>
          <w:lang w:val="en-US"/>
        </w:rPr>
        <w:t>OpenClinica</w:t>
      </w:r>
      <w:proofErr w:type="spellEnd"/>
      <w:r>
        <w:rPr>
          <w:lang w:val="en-US"/>
        </w:rPr>
        <w:t>? Or something like that?</w:t>
      </w:r>
    </w:p>
  </w:comment>
  <w:comment w:id="29" w:author="Huberts, wouter (BME)" w:date="2021-02-08T09:51:00Z" w:initials="Hw(">
    <w:p w14:paraId="4DBAFC94" w14:textId="27B79D53" w:rsidR="0000395B" w:rsidRPr="002068D1" w:rsidRDefault="0000395B">
      <w:pPr>
        <w:pStyle w:val="CommentText"/>
        <w:rPr>
          <w:lang w:val="en-US"/>
        </w:rPr>
      </w:pPr>
      <w:r>
        <w:rPr>
          <w:rStyle w:val="CommentReference"/>
        </w:rPr>
        <w:annotationRef/>
      </w:r>
      <w:r w:rsidRPr="002068D1">
        <w:rPr>
          <w:lang w:val="en-US"/>
        </w:rPr>
        <w:t>Do you provide thi</w:t>
      </w:r>
      <w:r>
        <w:rPr>
          <w:lang w:val="en-US"/>
        </w:rPr>
        <w:t>s code as supplementary material? Or is there a reference where this method is described in details?</w:t>
      </w:r>
    </w:p>
  </w:comment>
  <w:comment w:id="30" w:author="Parikh, Shaiv (BME)" w:date="2021-02-09T13:09:00Z" w:initials="PS(">
    <w:p w14:paraId="29EA7AB8" w14:textId="18B5CDC0" w:rsidR="0000395B" w:rsidRPr="00723009" w:rsidRDefault="0000395B">
      <w:pPr>
        <w:pStyle w:val="CommentText"/>
        <w:rPr>
          <w:lang w:val="en-US"/>
        </w:rPr>
      </w:pPr>
      <w:r>
        <w:rPr>
          <w:rStyle w:val="CommentReference"/>
        </w:rPr>
        <w:annotationRef/>
      </w:r>
      <w:r w:rsidRPr="00723009">
        <w:rPr>
          <w:lang w:val="en-US"/>
        </w:rPr>
        <w:t xml:space="preserve">Haven’t provided the code yet. </w:t>
      </w:r>
      <w:r>
        <w:rPr>
          <w:lang w:val="en-US"/>
        </w:rPr>
        <w:t xml:space="preserve">But I think to provide the code as a supplementary would be nice if necessary. </w:t>
      </w:r>
    </w:p>
  </w:comment>
  <w:comment w:id="31" w:author="Reesink, K (BME)" w:date="2021-02-25T12:06:00Z" w:initials="RK(">
    <w:p w14:paraId="7130FB31" w14:textId="77777777" w:rsidR="0000395B" w:rsidRPr="003A1A5B" w:rsidRDefault="0000395B">
      <w:pPr>
        <w:pStyle w:val="CommentText"/>
        <w:rPr>
          <w:lang w:val="en-US"/>
        </w:rPr>
      </w:pPr>
      <w:r>
        <w:rPr>
          <w:rStyle w:val="CommentReference"/>
        </w:rPr>
        <w:annotationRef/>
      </w:r>
      <w:r w:rsidRPr="003A1A5B">
        <w:rPr>
          <w:lang w:val="en-US"/>
        </w:rPr>
        <w:t>I think a statement should be made here that the code is available upon (reasonable) request.</w:t>
      </w:r>
    </w:p>
    <w:p w14:paraId="47A04C1B" w14:textId="140F3E92" w:rsidR="0000395B" w:rsidRPr="003A1A5B" w:rsidRDefault="0000395B">
      <w:pPr>
        <w:pStyle w:val="CommentText"/>
        <w:rPr>
          <w:lang w:val="en-US"/>
        </w:rPr>
      </w:pPr>
      <w:r w:rsidRPr="003A1A5B">
        <w:rPr>
          <w:lang w:val="en-US"/>
        </w:rPr>
        <w:t>Just publishing it, will probably be not so useful</w:t>
      </w:r>
    </w:p>
  </w:comment>
  <w:comment w:id="33" w:author="Reesink, K (BME)" w:date="2021-02-01T22:07:00Z" w:initials="RK(">
    <w:p w14:paraId="20DCFAEB" w14:textId="2B09C1AC" w:rsidR="0000395B" w:rsidRPr="00B276AD" w:rsidRDefault="0000395B">
      <w:pPr>
        <w:pStyle w:val="CommentText"/>
        <w:rPr>
          <w:lang w:val="en-US"/>
        </w:rPr>
      </w:pPr>
      <w:r>
        <w:rPr>
          <w:rStyle w:val="CommentReference"/>
        </w:rPr>
        <w:annotationRef/>
      </w:r>
      <w:r w:rsidRPr="00B276AD">
        <w:rPr>
          <w:lang w:val="en-US"/>
        </w:rPr>
        <w:t xml:space="preserve">Flesh this out, while the matrix of the matrices even gets ‘Neo’ confused... ;) ha </w:t>
      </w:r>
      <w:proofErr w:type="spellStart"/>
      <w:r w:rsidRPr="00B276AD">
        <w:rPr>
          <w:lang w:val="en-US"/>
        </w:rPr>
        <w:t>ha</w:t>
      </w:r>
      <w:proofErr w:type="spellEnd"/>
      <w:r w:rsidRPr="00B276AD">
        <w:rPr>
          <w:lang w:val="en-US"/>
        </w:rPr>
        <w:t>.</w:t>
      </w:r>
    </w:p>
    <w:p w14:paraId="3057B814" w14:textId="77777777" w:rsidR="0000395B" w:rsidRPr="00B276AD" w:rsidRDefault="0000395B">
      <w:pPr>
        <w:pStyle w:val="CommentText"/>
        <w:rPr>
          <w:lang w:val="en-US"/>
        </w:rPr>
      </w:pPr>
    </w:p>
    <w:p w14:paraId="71252A64" w14:textId="1BB0B22B" w:rsidR="0000395B" w:rsidRPr="00B276AD" w:rsidRDefault="0000395B">
      <w:pPr>
        <w:pStyle w:val="CommentText"/>
        <w:rPr>
          <w:lang w:val="en-US"/>
        </w:rPr>
      </w:pPr>
      <w:r w:rsidRPr="00B276AD">
        <w:rPr>
          <w:lang w:val="en-US"/>
        </w:rPr>
        <w:t>https://en.wikipedia.org/wiki/The_Matrix</w:t>
      </w:r>
    </w:p>
  </w:comment>
  <w:comment w:id="34" w:author="Parikh, Shaiv (BME)" w:date="2021-02-05T15:15:00Z" w:initials="PS(">
    <w:p w14:paraId="7AA2A734" w14:textId="1E451875" w:rsidR="0000395B" w:rsidRPr="00541DA6" w:rsidRDefault="0000395B">
      <w:pPr>
        <w:pStyle w:val="CommentText"/>
        <w:rPr>
          <w:lang w:val="en-US"/>
        </w:rPr>
      </w:pPr>
      <w:r>
        <w:rPr>
          <w:rStyle w:val="CommentReference"/>
        </w:rPr>
        <w:annotationRef/>
      </w:r>
      <w:r w:rsidRPr="00541DA6">
        <w:rPr>
          <w:lang w:val="en-US"/>
        </w:rPr>
        <w:t>I kind of entered the matrix myself while writing</w:t>
      </w:r>
      <w:r w:rsidRPr="00541DA6">
        <w:rPr>
          <w:lang w:val="en-US"/>
        </w:rPr>
        <w:sym w:font="Wingdings" w:char="F04A"/>
      </w:r>
      <w:r>
        <w:rPr>
          <w:lang w:val="en-US"/>
        </w:rPr>
        <w:t>. Hope this is ok now!</w:t>
      </w:r>
    </w:p>
  </w:comment>
  <w:comment w:id="32" w:author="Huberts, wouter (BME)" w:date="2021-02-08T10:07:00Z" w:initials="Hw(">
    <w:p w14:paraId="3DEB2913" w14:textId="58E1BB45" w:rsidR="0000395B" w:rsidRPr="00CA7A46" w:rsidRDefault="0000395B">
      <w:pPr>
        <w:pStyle w:val="CommentText"/>
        <w:rPr>
          <w:lang w:val="en-US"/>
        </w:rPr>
      </w:pPr>
      <w:r>
        <w:rPr>
          <w:rStyle w:val="CommentReference"/>
        </w:rPr>
        <w:annotationRef/>
      </w:r>
      <w:r w:rsidRPr="00CA7A46">
        <w:rPr>
          <w:lang w:val="en-US"/>
        </w:rPr>
        <w:t>This part needs t</w:t>
      </w:r>
      <w:r>
        <w:rPr>
          <w:lang w:val="en-US"/>
        </w:rPr>
        <w:t>o be clarified.</w:t>
      </w:r>
    </w:p>
  </w:comment>
  <w:comment w:id="35" w:author="Reesink, K (BME)" w:date="2021-02-25T12:15:00Z" w:initials="RK(">
    <w:p w14:paraId="3DE4A402" w14:textId="77777777" w:rsidR="0000395B" w:rsidRPr="003A1A5B" w:rsidRDefault="0000395B">
      <w:pPr>
        <w:pStyle w:val="CommentText"/>
        <w:rPr>
          <w:lang w:val="en-US"/>
        </w:rPr>
      </w:pPr>
      <w:r>
        <w:rPr>
          <w:rStyle w:val="CommentReference"/>
        </w:rPr>
        <w:annotationRef/>
      </w:r>
    </w:p>
    <w:p w14:paraId="1DC16570" w14:textId="59F510F1" w:rsidR="0000395B" w:rsidRPr="003A1A5B" w:rsidRDefault="0000395B">
      <w:pPr>
        <w:pStyle w:val="CommentText"/>
        <w:rPr>
          <w:lang w:val="en-US"/>
        </w:rPr>
      </w:pPr>
      <w:r w:rsidRPr="003A1A5B">
        <w:rPr>
          <w:lang w:val="en-US"/>
        </w:rPr>
        <w:t>I don’t get this. We need to flesh this out in a f2f meeting and rewrite...</w:t>
      </w:r>
    </w:p>
    <w:p w14:paraId="2997C538" w14:textId="77777777" w:rsidR="0000395B" w:rsidRPr="003A1A5B" w:rsidRDefault="0000395B">
      <w:pPr>
        <w:pStyle w:val="CommentText"/>
        <w:rPr>
          <w:lang w:val="en-US"/>
        </w:rPr>
      </w:pPr>
    </w:p>
    <w:p w14:paraId="6301533B" w14:textId="600713BE" w:rsidR="0000395B" w:rsidRPr="003A1A5B" w:rsidRDefault="0000395B">
      <w:pPr>
        <w:pStyle w:val="CommentText"/>
        <w:rPr>
          <w:lang w:val="en-US"/>
        </w:rPr>
      </w:pPr>
      <w:r w:rsidRPr="003A1A5B">
        <w:rPr>
          <w:lang w:val="en-US"/>
        </w:rPr>
        <w:t xml:space="preserve">Below we state that ventilation cycles were segmented manually, which is fin; but also doesn’t need the </w:t>
      </w:r>
      <w:proofErr w:type="spellStart"/>
      <w:r w:rsidRPr="003A1A5B">
        <w:rPr>
          <w:lang w:val="en-US"/>
        </w:rPr>
        <w:t>fourier</w:t>
      </w:r>
      <w:proofErr w:type="spellEnd"/>
      <w:r w:rsidRPr="003A1A5B">
        <w:rPr>
          <w:lang w:val="en-US"/>
        </w:rPr>
        <w:t xml:space="preserve"> analysis at all, whilst visual recognition of the pattern is sufficient</w:t>
      </w:r>
      <w:proofErr w:type="gramStart"/>
      <w:r w:rsidRPr="003A1A5B">
        <w:rPr>
          <w:lang w:val="en-US"/>
        </w:rPr>
        <w:t>..</w:t>
      </w:r>
      <w:proofErr w:type="gramEnd"/>
    </w:p>
  </w:comment>
  <w:comment w:id="36" w:author="Reesink, K (BME)" w:date="2021-02-25T11:22:00Z" w:initials="RK(">
    <w:p w14:paraId="3F659C2C" w14:textId="7228E260" w:rsidR="0000395B" w:rsidRPr="003A1A5B" w:rsidRDefault="0000395B">
      <w:pPr>
        <w:pStyle w:val="CommentText"/>
        <w:rPr>
          <w:lang w:val="en-US"/>
        </w:rPr>
      </w:pPr>
      <w:r>
        <w:rPr>
          <w:rStyle w:val="CommentReference"/>
        </w:rPr>
        <w:annotationRef/>
      </w:r>
      <w:r w:rsidRPr="003A1A5B">
        <w:rPr>
          <w:lang w:val="en-US"/>
        </w:rPr>
        <w:t>I really doubt that this is correct – you would not have the waveforms that you show anymore...!</w:t>
      </w:r>
    </w:p>
  </w:comment>
  <w:comment w:id="37" w:author="Huberts, wouter (BME)" w:date="2021-02-08T10:20:00Z" w:initials="Hw(">
    <w:p w14:paraId="7F5BB7E6" w14:textId="59E1F914" w:rsidR="0000395B" w:rsidRPr="00943CDC" w:rsidRDefault="0000395B">
      <w:pPr>
        <w:pStyle w:val="CommentText"/>
        <w:rPr>
          <w:lang w:val="en-US"/>
        </w:rPr>
      </w:pPr>
      <w:r>
        <w:rPr>
          <w:rStyle w:val="CommentReference"/>
        </w:rPr>
        <w:annotationRef/>
      </w:r>
      <w:r w:rsidRPr="00943CDC">
        <w:rPr>
          <w:lang w:val="en-US"/>
        </w:rPr>
        <w:t xml:space="preserve">Then </w:t>
      </w:r>
      <w:r>
        <w:rPr>
          <w:lang w:val="en-US"/>
        </w:rPr>
        <w:t xml:space="preserve">it would be possible to quantify/estimate </w:t>
      </w:r>
      <w:proofErr w:type="spellStart"/>
      <w:r>
        <w:rPr>
          <w:lang w:val="en-US"/>
        </w:rPr>
        <w:t>f_ventilation</w:t>
      </w:r>
      <w:proofErr w:type="spellEnd"/>
      <w:r>
        <w:rPr>
          <w:lang w:val="en-US"/>
        </w:rPr>
        <w:t>, isn’t it?</w:t>
      </w:r>
    </w:p>
  </w:comment>
  <w:comment w:id="38" w:author="Reesink, K (BME)" w:date="2021-02-25T12:19:00Z" w:initials="RK(">
    <w:p w14:paraId="31B81113" w14:textId="4027B0D4" w:rsidR="0000395B" w:rsidRPr="003A1A5B" w:rsidRDefault="0000395B">
      <w:pPr>
        <w:pStyle w:val="CommentText"/>
        <w:rPr>
          <w:lang w:val="en-US"/>
        </w:rPr>
      </w:pPr>
      <w:r>
        <w:rPr>
          <w:rStyle w:val="CommentReference"/>
        </w:rPr>
        <w:annotationRef/>
      </w:r>
      <w:r w:rsidRPr="003A1A5B">
        <w:rPr>
          <w:lang w:val="en-US"/>
        </w:rPr>
        <w:t>Yes, but not directly relevant, I submit.</w:t>
      </w:r>
    </w:p>
  </w:comment>
  <w:comment w:id="39" w:author="Reesink, K (BME)" w:date="2021-02-01T22:54:00Z" w:initials="RK(">
    <w:p w14:paraId="503FA7C9" w14:textId="74EAB7AA" w:rsidR="0000395B" w:rsidRPr="00B276AD" w:rsidRDefault="0000395B">
      <w:pPr>
        <w:pStyle w:val="CommentText"/>
        <w:rPr>
          <w:lang w:val="en-US"/>
        </w:rPr>
      </w:pPr>
      <w:r>
        <w:rPr>
          <w:rStyle w:val="CommentReference"/>
        </w:rPr>
        <w:annotationRef/>
      </w:r>
      <w:r w:rsidRPr="00B276AD">
        <w:rPr>
          <w:lang w:val="en-US"/>
        </w:rPr>
        <w:t>How? Using what approach (to find the cycles?)</w:t>
      </w:r>
    </w:p>
  </w:comment>
  <w:comment w:id="50" w:author="Reesink, K (BME)" w:date="2021-03-04T09:35:00Z" w:initials="RK(">
    <w:p w14:paraId="7185022E" w14:textId="77777777" w:rsidR="0009106D" w:rsidRPr="0039048D" w:rsidRDefault="0009106D">
      <w:pPr>
        <w:pStyle w:val="CommentText"/>
        <w:rPr>
          <w:lang w:val="en-US"/>
        </w:rPr>
      </w:pPr>
      <w:r>
        <w:rPr>
          <w:rStyle w:val="CommentReference"/>
        </w:rPr>
        <w:annotationRef/>
      </w:r>
      <w:r w:rsidRPr="0039048D">
        <w:rPr>
          <w:lang w:val="en-US"/>
        </w:rPr>
        <w:t xml:space="preserve">Expand this to </w:t>
      </w:r>
      <w:proofErr w:type="spellStart"/>
      <w:r w:rsidRPr="0039048D">
        <w:rPr>
          <w:lang w:val="en-US"/>
        </w:rPr>
        <w:t>caud-cran</w:t>
      </w:r>
      <w:proofErr w:type="spellEnd"/>
      <w:r w:rsidRPr="0039048D">
        <w:rPr>
          <w:lang w:val="en-US"/>
        </w:rPr>
        <w:t xml:space="preserve"> and medial-lateral diff</w:t>
      </w:r>
    </w:p>
    <w:p w14:paraId="17BB8E2E" w14:textId="77777777" w:rsidR="0009106D" w:rsidRDefault="0009106D" w:rsidP="0009106D">
      <w:pPr>
        <w:pStyle w:val="CommentText"/>
        <w:numPr>
          <w:ilvl w:val="0"/>
          <w:numId w:val="9"/>
        </w:numPr>
      </w:pPr>
      <w:proofErr w:type="spellStart"/>
      <w:r>
        <w:t>Which</w:t>
      </w:r>
      <w:proofErr w:type="spellEnd"/>
      <w:r>
        <w:t xml:space="preserve"> tests?</w:t>
      </w:r>
    </w:p>
    <w:p w14:paraId="0FBCC05D" w14:textId="2923D5CF" w:rsidR="0009106D" w:rsidRDefault="0009106D" w:rsidP="0009106D">
      <w:pPr>
        <w:pStyle w:val="CommentText"/>
        <w:numPr>
          <w:ilvl w:val="0"/>
          <w:numId w:val="9"/>
        </w:numPr>
      </w:pPr>
      <w:r>
        <w:t>P &lt;0.05</w:t>
      </w:r>
      <w:r w:rsidR="00841357">
        <w:t>, power =80%</w:t>
      </w:r>
    </w:p>
  </w:comment>
  <w:comment w:id="289" w:author="Reesink, K (BME)" w:date="2021-03-04T10:05:00Z" w:initials="RK(">
    <w:p w14:paraId="5329632A" w14:textId="2D8C68F3" w:rsidR="0044011D" w:rsidRDefault="0044011D">
      <w:pPr>
        <w:pStyle w:val="CommentText"/>
      </w:pPr>
      <w:r>
        <w:rPr>
          <w:rStyle w:val="CommentReference"/>
        </w:rPr>
        <w:annotationRef/>
      </w:r>
      <w:proofErr w:type="spellStart"/>
      <w:r>
        <w:t>What</w:t>
      </w:r>
      <w:proofErr w:type="spellEnd"/>
      <w:r>
        <w:t xml:space="preserve"> </w:t>
      </w:r>
      <w:proofErr w:type="spellStart"/>
      <w:r>
        <w:t>can</w:t>
      </w:r>
      <w:proofErr w:type="spellEnd"/>
      <w:r>
        <w:t xml:space="preserve"> </w:t>
      </w:r>
      <w:proofErr w:type="spellStart"/>
      <w:r>
        <w:t>be</w:t>
      </w:r>
      <w:proofErr w:type="spellEnd"/>
      <w:r>
        <w:t xml:space="preserve"> </w:t>
      </w:r>
      <w:proofErr w:type="spellStart"/>
      <w:r>
        <w:t>detected</w:t>
      </w:r>
      <w:proofErr w:type="spellEnd"/>
      <w:r>
        <w:t xml:space="preserve">? </w:t>
      </w:r>
    </w:p>
    <w:p w14:paraId="7EA2FB8E" w14:textId="7B5DFA81" w:rsidR="000B4BE1" w:rsidRPr="0039048D" w:rsidRDefault="000B4BE1" w:rsidP="000B4BE1">
      <w:pPr>
        <w:pStyle w:val="CommentText"/>
        <w:numPr>
          <w:ilvl w:val="0"/>
          <w:numId w:val="10"/>
        </w:numPr>
        <w:rPr>
          <w:lang w:val="en-US"/>
        </w:rPr>
      </w:pPr>
      <w:r w:rsidRPr="0039048D">
        <w:rPr>
          <w:lang w:val="en-US"/>
        </w:rPr>
        <w:t xml:space="preserve"> </w:t>
      </w:r>
      <w:proofErr w:type="spellStart"/>
      <w:r w:rsidRPr="0039048D">
        <w:rPr>
          <w:lang w:val="en-US"/>
        </w:rPr>
        <w:t>Calcul</w:t>
      </w:r>
      <w:proofErr w:type="spellEnd"/>
      <w:r w:rsidRPr="0039048D">
        <w:rPr>
          <w:lang w:val="en-US"/>
        </w:rPr>
        <w:t xml:space="preserve"> example – given </w:t>
      </w:r>
      <w:proofErr w:type="spellStart"/>
      <w:r w:rsidRPr="0039048D">
        <w:rPr>
          <w:lang w:val="en-US"/>
        </w:rPr>
        <w:t>distensibility</w:t>
      </w:r>
      <w:proofErr w:type="spellEnd"/>
      <w:r w:rsidRPr="0039048D">
        <w:rPr>
          <w:lang w:val="en-US"/>
        </w:rPr>
        <w:t xml:space="preserve"> – strain about what we have (p-D) – incremental </w:t>
      </w:r>
      <w:proofErr w:type="spellStart"/>
      <w:r w:rsidRPr="0039048D">
        <w:rPr>
          <w:lang w:val="en-US"/>
        </w:rPr>
        <w:t>chang</w:t>
      </w:r>
      <w:proofErr w:type="spellEnd"/>
      <w:r w:rsidRPr="0039048D">
        <w:rPr>
          <w:lang w:val="en-US"/>
        </w:rPr>
        <w:t xml:space="preserve"> in strain – 1%?</w:t>
      </w:r>
    </w:p>
    <w:p w14:paraId="135A512D" w14:textId="0B849558" w:rsidR="007606E9" w:rsidRPr="0039048D" w:rsidRDefault="007606E9" w:rsidP="007606E9">
      <w:pPr>
        <w:pStyle w:val="CommentText"/>
        <w:numPr>
          <w:ilvl w:val="0"/>
          <w:numId w:val="10"/>
        </w:numPr>
        <w:rPr>
          <w:lang w:val="en-US"/>
        </w:rPr>
      </w:pPr>
      <w:r w:rsidRPr="0039048D">
        <w:rPr>
          <w:lang w:val="en-US"/>
        </w:rPr>
        <w:t xml:space="preserve"> </w:t>
      </w:r>
      <w:r w:rsidR="0044011D" w:rsidRPr="0039048D">
        <w:rPr>
          <w:lang w:val="en-US"/>
        </w:rPr>
        <w:t xml:space="preserve">Use repro </w:t>
      </w:r>
      <w:proofErr w:type="gramStart"/>
      <w:r w:rsidR="0044011D" w:rsidRPr="0039048D">
        <w:rPr>
          <w:lang w:val="en-US"/>
        </w:rPr>
        <w:t xml:space="preserve">- </w:t>
      </w:r>
      <w:r w:rsidR="000B4BE1" w:rsidRPr="0039048D">
        <w:rPr>
          <w:lang w:val="en-US"/>
        </w:rPr>
        <w:t xml:space="preserve"> (</w:t>
      </w:r>
      <w:proofErr w:type="gramEnd"/>
      <w:r w:rsidR="000B4BE1" w:rsidRPr="0039048D">
        <w:rPr>
          <w:lang w:val="en-US"/>
        </w:rPr>
        <w:t>incl. certainty of CV%)</w:t>
      </w:r>
    </w:p>
    <w:p w14:paraId="7D52D883" w14:textId="77777777" w:rsidR="000B4BE1" w:rsidRPr="0039048D" w:rsidRDefault="000B4BE1" w:rsidP="000B4BE1">
      <w:pPr>
        <w:pStyle w:val="CommentText"/>
        <w:rPr>
          <w:lang w:val="en-US"/>
        </w:rPr>
      </w:pPr>
    </w:p>
    <w:p w14:paraId="2823E32C" w14:textId="2BAF40BA" w:rsidR="0044011D" w:rsidRPr="0039048D" w:rsidRDefault="000B4BE1" w:rsidP="000B4BE1">
      <w:pPr>
        <w:pStyle w:val="CommentText"/>
        <w:rPr>
          <w:lang w:val="en-US"/>
        </w:rPr>
      </w:pPr>
      <w:proofErr w:type="gramStart"/>
      <w:r w:rsidRPr="0039048D">
        <w:rPr>
          <w:lang w:val="en-US"/>
        </w:rPr>
        <w:t>(</w:t>
      </w:r>
      <w:r w:rsidR="007606E9" w:rsidRPr="0039048D">
        <w:rPr>
          <w:lang w:val="en-US"/>
        </w:rPr>
        <w:t xml:space="preserve"> </w:t>
      </w:r>
      <w:r w:rsidR="0044011D" w:rsidRPr="0039048D">
        <w:rPr>
          <w:lang w:val="en-US"/>
        </w:rPr>
        <w:t>which</w:t>
      </w:r>
      <w:proofErr w:type="gramEnd"/>
      <w:r w:rsidR="0044011D" w:rsidRPr="0039048D">
        <w:rPr>
          <w:lang w:val="en-US"/>
        </w:rPr>
        <w:t xml:space="preserve"> includes precision = ½ of resolution</w:t>
      </w:r>
      <w:r w:rsidRPr="0039048D">
        <w:rPr>
          <w:lang w:val="en-US"/>
        </w:rPr>
        <w:t>)</w:t>
      </w:r>
    </w:p>
  </w:comment>
  <w:comment w:id="291" w:author="Reesink, K (BME)" w:date="2021-03-04T10:03:00Z" w:initials="RK(">
    <w:p w14:paraId="5DC207C0" w14:textId="49597621" w:rsidR="0044011D" w:rsidRPr="0039048D" w:rsidRDefault="0044011D">
      <w:pPr>
        <w:pStyle w:val="CommentText"/>
        <w:rPr>
          <w:lang w:val="en-US"/>
        </w:rPr>
      </w:pPr>
      <w:r>
        <w:rPr>
          <w:rStyle w:val="CommentReference"/>
        </w:rPr>
        <w:annotationRef/>
      </w:r>
      <w:r w:rsidRPr="0039048D">
        <w:rPr>
          <w:lang w:val="en-US"/>
        </w:rPr>
        <w:t>Discuss how this paper looks at it.</w:t>
      </w:r>
    </w:p>
  </w:comment>
  <w:comment w:id="307" w:author="Reesink, K (BME)" w:date="2021-02-01T17:36:00Z" w:initials="RK(">
    <w:p w14:paraId="12354219" w14:textId="77777777" w:rsidR="0000395B" w:rsidRPr="00B276AD" w:rsidRDefault="0000395B">
      <w:pPr>
        <w:pStyle w:val="CommentText"/>
        <w:rPr>
          <w:lang w:val="en-US"/>
        </w:rPr>
      </w:pPr>
      <w:r>
        <w:rPr>
          <w:rStyle w:val="CommentReference"/>
        </w:rPr>
        <w:annotationRef/>
      </w:r>
      <w:r w:rsidRPr="00B276AD">
        <w:rPr>
          <w:lang w:val="en-US"/>
        </w:rPr>
        <w:t>We should make sure nobody is or feels left out; and that their (family) names are spelled correctly!</w:t>
      </w:r>
    </w:p>
    <w:p w14:paraId="3BD4C428" w14:textId="77777777" w:rsidR="0000395B" w:rsidRPr="00B276AD" w:rsidRDefault="0000395B">
      <w:pPr>
        <w:pStyle w:val="CommentText"/>
        <w:rPr>
          <w:lang w:val="en-US"/>
        </w:rPr>
      </w:pPr>
    </w:p>
    <w:p w14:paraId="3B9DEB29" w14:textId="78DACD2C" w:rsidR="0000395B" w:rsidRPr="00B276AD" w:rsidRDefault="0000395B">
      <w:pPr>
        <w:pStyle w:val="CommentText"/>
        <w:rPr>
          <w:lang w:val="en-US"/>
        </w:rPr>
      </w:pPr>
      <w:r w:rsidRPr="00B276AD">
        <w:rPr>
          <w:lang w:val="en-US"/>
        </w:rPr>
        <w:t xml:space="preserve">Let them check a later version of this </w:t>
      </w:r>
      <w:proofErr w:type="spellStart"/>
      <w:r w:rsidRPr="00B276AD">
        <w:rPr>
          <w:lang w:val="en-US"/>
        </w:rPr>
        <w:t>ms</w:t>
      </w:r>
      <w:proofErr w:type="spellEnd"/>
      <w:r w:rsidRPr="00B276AD">
        <w:rPr>
          <w:lang w:val="en-US"/>
        </w:rPr>
        <w:t>! And specifically this acknowledgments section.</w:t>
      </w:r>
    </w:p>
  </w:comment>
  <w:comment w:id="325" w:author="Reesink, K (BME)" w:date="2021-02-01T23:11:00Z" w:initials="RK(">
    <w:p w14:paraId="376DF376" w14:textId="25368A95" w:rsidR="0000395B" w:rsidRPr="00B276AD" w:rsidRDefault="0000395B">
      <w:pPr>
        <w:pStyle w:val="CommentText"/>
        <w:rPr>
          <w:lang w:val="en-US"/>
        </w:rPr>
      </w:pPr>
      <w:r>
        <w:rPr>
          <w:rStyle w:val="CommentReference"/>
        </w:rPr>
        <w:annotationRef/>
      </w:r>
      <w:r w:rsidRPr="00B276AD">
        <w:rPr>
          <w:lang w:val="en-US"/>
        </w:rPr>
        <w:t>Strains are now given with 3 decimals, I think this cannot be claimed.</w:t>
      </w:r>
    </w:p>
    <w:p w14:paraId="386F4B53" w14:textId="5E62B726" w:rsidR="0000395B" w:rsidRPr="00B276AD" w:rsidRDefault="0000395B">
      <w:pPr>
        <w:pStyle w:val="CommentText"/>
        <w:rPr>
          <w:lang w:val="en-US"/>
        </w:rPr>
      </w:pPr>
      <w:r w:rsidRPr="00B276AD">
        <w:rPr>
          <w:lang w:val="en-US"/>
        </w:rPr>
        <w:t>So, rounding to 2 decimals is better, and still allows for reading the data.</w:t>
      </w:r>
      <w:r w:rsidRPr="001F4A86">
        <w:rPr>
          <w:rFonts w:ascii="Calibri" w:eastAsia="Times New Roman" w:hAnsi="Calibri" w:cs="Calibri"/>
          <w:color w:val="000000"/>
          <w:lang w:val="en-US" w:eastAsia="nl-NL"/>
        </w:rPr>
        <w:t xml:space="preserve"> </w:t>
      </w:r>
      <w:proofErr w:type="spellStart"/>
      <w:r>
        <w:rPr>
          <w:rFonts w:ascii="Calibri" w:eastAsia="Times New Roman" w:hAnsi="Calibri" w:cs="Calibri"/>
          <w:color w:val="000000"/>
          <w:lang w:val="en-US" w:eastAsia="nl-NL"/>
        </w:rPr>
        <w:t>Wouter</w:t>
      </w:r>
      <w:proofErr w:type="spellEnd"/>
      <w:r>
        <w:rPr>
          <w:rFonts w:ascii="Calibri" w:eastAsia="Times New Roman" w:hAnsi="Calibri" w:cs="Calibri"/>
          <w:color w:val="000000"/>
          <w:lang w:val="en-US" w:eastAsia="nl-NL"/>
        </w:rPr>
        <w:t xml:space="preserve"> did also mention this last week.</w:t>
      </w:r>
    </w:p>
    <w:p w14:paraId="308CA397" w14:textId="232AC977" w:rsidR="0000395B" w:rsidRPr="00B276AD" w:rsidRDefault="0000395B">
      <w:pPr>
        <w:pStyle w:val="CommentText"/>
        <w:rPr>
          <w:lang w:val="en-US"/>
        </w:rPr>
      </w:pPr>
    </w:p>
    <w:p w14:paraId="3B7FB08C" w14:textId="1628B5DE" w:rsidR="0000395B" w:rsidRDefault="0000395B">
      <w:pPr>
        <w:pStyle w:val="CommentText"/>
        <w:rPr>
          <w:rFonts w:ascii="Calibri" w:eastAsia="Times New Roman" w:hAnsi="Calibri" w:cs="Calibri"/>
          <w:color w:val="000000"/>
          <w:lang w:val="en-US" w:eastAsia="nl-NL"/>
        </w:rPr>
      </w:pPr>
      <w:r>
        <w:rPr>
          <w:rFonts w:ascii="Calibri" w:eastAsia="Times New Roman" w:hAnsi="Calibri" w:cs="Calibri"/>
          <w:color w:val="000000"/>
          <w:lang w:val="en-US" w:eastAsia="nl-NL"/>
        </w:rPr>
        <w:t xml:space="preserve">0.040 ± </w:t>
      </w:r>
      <w:proofErr w:type="gramStart"/>
      <w:r>
        <w:rPr>
          <w:rFonts w:ascii="Calibri" w:eastAsia="Times New Roman" w:hAnsi="Calibri" w:cs="Calibri"/>
          <w:color w:val="000000"/>
          <w:lang w:val="en-US" w:eastAsia="nl-NL"/>
        </w:rPr>
        <w:t>0.051 :</w:t>
      </w:r>
      <w:proofErr w:type="gramEnd"/>
      <w:r>
        <w:rPr>
          <w:rFonts w:ascii="Calibri" w:eastAsia="Times New Roman" w:hAnsi="Calibri" w:cs="Calibri"/>
          <w:color w:val="000000"/>
          <w:lang w:val="en-US" w:eastAsia="nl-NL"/>
        </w:rPr>
        <w:t>= 0.04 ± 0.05</w:t>
      </w:r>
    </w:p>
    <w:p w14:paraId="32D5CCC2" w14:textId="1ED62126" w:rsidR="0000395B" w:rsidRDefault="0000395B">
      <w:pPr>
        <w:pStyle w:val="CommentText"/>
        <w:rPr>
          <w:rFonts w:ascii="Calibri" w:eastAsia="Times New Roman" w:hAnsi="Calibri" w:cs="Calibri"/>
          <w:color w:val="000000"/>
          <w:lang w:val="en-US" w:eastAsia="nl-NL"/>
        </w:rPr>
      </w:pPr>
      <w:r>
        <w:rPr>
          <w:rFonts w:ascii="Calibri" w:eastAsia="Times New Roman" w:hAnsi="Calibri" w:cs="Calibri"/>
          <w:color w:val="000000"/>
          <w:lang w:val="en-US" w:eastAsia="nl-NL"/>
        </w:rPr>
        <w:t>and so on.</w:t>
      </w:r>
    </w:p>
    <w:p w14:paraId="1C61F7D7" w14:textId="00BECA7F" w:rsidR="0000395B" w:rsidRPr="00B276AD" w:rsidRDefault="0000395B">
      <w:pPr>
        <w:pStyle w:val="CommentText"/>
        <w:rPr>
          <w:lang w:val="en-US"/>
        </w:rPr>
      </w:pPr>
    </w:p>
  </w:comment>
  <w:comment w:id="534" w:author="Reesink, K (BME)" w:date="2021-03-04T09:24:00Z" w:initials="RK(">
    <w:p w14:paraId="3E27C873" w14:textId="77777777" w:rsidR="007C4CC2" w:rsidRDefault="007C4CC2" w:rsidP="007C4CC2">
      <w:pPr>
        <w:pStyle w:val="CommentText"/>
        <w:numPr>
          <w:ilvl w:val="0"/>
          <w:numId w:val="8"/>
        </w:numPr>
      </w:pPr>
      <w:r>
        <w:rPr>
          <w:rStyle w:val="CommentReference"/>
        </w:rPr>
        <w:annotationRef/>
      </w:r>
      <w:r>
        <w:t xml:space="preserve">Check </w:t>
      </w:r>
      <w:proofErr w:type="spellStart"/>
      <w:r>
        <w:t>normality</w:t>
      </w:r>
      <w:proofErr w:type="spellEnd"/>
    </w:p>
    <w:p w14:paraId="4D4B73C8" w14:textId="77777777" w:rsidR="007C4CC2" w:rsidRPr="0039048D" w:rsidRDefault="007C4CC2" w:rsidP="007C4CC2">
      <w:pPr>
        <w:pStyle w:val="CommentText"/>
        <w:numPr>
          <w:ilvl w:val="0"/>
          <w:numId w:val="8"/>
        </w:numPr>
        <w:rPr>
          <w:lang w:val="en-US"/>
        </w:rPr>
      </w:pPr>
      <w:r w:rsidRPr="0039048D">
        <w:rPr>
          <w:lang w:val="en-US"/>
        </w:rPr>
        <w:t>Report median [IQR] for those skewed</w:t>
      </w:r>
    </w:p>
    <w:p w14:paraId="2924DA59" w14:textId="77777777" w:rsidR="007C4CC2" w:rsidRDefault="007C4CC2" w:rsidP="007C4CC2">
      <w:pPr>
        <w:pStyle w:val="CommentText"/>
        <w:numPr>
          <w:ilvl w:val="0"/>
          <w:numId w:val="8"/>
        </w:numPr>
      </w:pPr>
      <w:r>
        <w:t xml:space="preserve">Report </w:t>
      </w:r>
      <w:proofErr w:type="spellStart"/>
      <w:r>
        <w:t>wilcoxon</w:t>
      </w:r>
      <w:proofErr w:type="spellEnd"/>
      <w:r>
        <w:t xml:space="preserve"> </w:t>
      </w:r>
      <w:proofErr w:type="spellStart"/>
      <w:r>
        <w:t>for</w:t>
      </w:r>
      <w:proofErr w:type="spellEnd"/>
      <w:r>
        <w:t xml:space="preserve"> </w:t>
      </w:r>
      <w:proofErr w:type="spellStart"/>
      <w:r>
        <w:t>those</w:t>
      </w:r>
      <w:proofErr w:type="spellEnd"/>
    </w:p>
    <w:p w14:paraId="69393B92" w14:textId="77777777" w:rsidR="007C4CC2" w:rsidRPr="0039048D" w:rsidRDefault="007C4CC2" w:rsidP="007C4CC2">
      <w:pPr>
        <w:pStyle w:val="CommentText"/>
        <w:numPr>
          <w:ilvl w:val="0"/>
          <w:numId w:val="8"/>
        </w:numPr>
        <w:rPr>
          <w:lang w:val="en-US"/>
        </w:rPr>
      </w:pPr>
      <w:r w:rsidRPr="0039048D">
        <w:rPr>
          <w:lang w:val="en-US"/>
        </w:rPr>
        <w:t>Report m+-SD for normal and report t-test</w:t>
      </w:r>
    </w:p>
    <w:p w14:paraId="193E42ED" w14:textId="65D97A7A" w:rsidR="0009106D" w:rsidRPr="0039048D" w:rsidRDefault="0009106D" w:rsidP="007C4CC2">
      <w:pPr>
        <w:pStyle w:val="CommentText"/>
        <w:numPr>
          <w:ilvl w:val="0"/>
          <w:numId w:val="8"/>
        </w:numPr>
        <w:rPr>
          <w:lang w:val="en-US"/>
        </w:rPr>
      </w:pPr>
      <w:proofErr w:type="spellStart"/>
      <w:r w:rsidRPr="0039048D">
        <w:rPr>
          <w:lang w:val="en-US"/>
        </w:rPr>
        <w:t>Calc</w:t>
      </w:r>
      <w:proofErr w:type="spellEnd"/>
      <w:r w:rsidRPr="0039048D">
        <w:rPr>
          <w:lang w:val="en-US"/>
        </w:rPr>
        <w:t xml:space="preserve"> Bland – certainty of the CV% estimate</w:t>
      </w:r>
    </w:p>
  </w:comment>
  <w:comment w:id="535" w:author="Reesink, K (BME)" w:date="2021-02-01T17:53:00Z" w:initials="RK(">
    <w:p w14:paraId="6A54B584" w14:textId="77777777" w:rsidR="0000395B" w:rsidRPr="00B276AD" w:rsidRDefault="0000395B">
      <w:pPr>
        <w:pStyle w:val="CommentText"/>
        <w:rPr>
          <w:lang w:val="en-US"/>
        </w:rPr>
      </w:pPr>
      <w:r>
        <w:rPr>
          <w:rStyle w:val="CommentReference"/>
        </w:rPr>
        <w:annotationRef/>
      </w:r>
      <w:r w:rsidRPr="00B276AD">
        <w:rPr>
          <w:lang w:val="en-US"/>
        </w:rPr>
        <w:t>Decrease font size of height, etc. A bit, now bit bulky in the panel.</w:t>
      </w:r>
    </w:p>
    <w:p w14:paraId="6039C9F7" w14:textId="77777777" w:rsidR="0000395B" w:rsidRPr="00B276AD" w:rsidRDefault="0000395B">
      <w:pPr>
        <w:pStyle w:val="CommentText"/>
        <w:rPr>
          <w:lang w:val="en-US"/>
        </w:rPr>
      </w:pPr>
    </w:p>
    <w:p w14:paraId="307A94C7" w14:textId="268B0D6C" w:rsidR="0000395B" w:rsidRPr="00B276AD" w:rsidRDefault="0000395B">
      <w:pPr>
        <w:pStyle w:val="CommentText"/>
        <w:rPr>
          <w:lang w:val="en-US"/>
        </w:rPr>
      </w:pPr>
      <w:r w:rsidRPr="00B276AD">
        <w:rPr>
          <w:lang w:val="en-US"/>
        </w:rPr>
        <w:t xml:space="preserve">In D and F: dotted lines you use to identify </w:t>
      </w:r>
      <w:proofErr w:type="spellStart"/>
      <w:r w:rsidRPr="00B276AD">
        <w:rPr>
          <w:lang w:val="en-US"/>
        </w:rPr>
        <w:t>deltaDd</w:t>
      </w:r>
      <w:proofErr w:type="spellEnd"/>
      <w:r w:rsidRPr="00B276AD">
        <w:rPr>
          <w:lang w:val="en-US"/>
        </w:rPr>
        <w:t xml:space="preserve">, </w:t>
      </w:r>
      <w:proofErr w:type="spellStart"/>
      <w:r w:rsidRPr="00B276AD">
        <w:rPr>
          <w:lang w:val="en-US"/>
        </w:rPr>
        <w:t>Dd</w:t>
      </w:r>
      <w:proofErr w:type="spellEnd"/>
      <w:r w:rsidRPr="00B276AD">
        <w:rPr>
          <w:lang w:val="en-US"/>
        </w:rPr>
        <w:t xml:space="preserve"> and L... </w:t>
      </w:r>
      <w:r w:rsidRPr="004B1483">
        <w:rPr>
          <w:lang w:val="en-US"/>
        </w:rPr>
        <w:t xml:space="preserve">etc. maybe too thin for accurate reproduction. </w:t>
      </w:r>
      <w:r w:rsidRPr="00B276AD">
        <w:rPr>
          <w:lang w:val="en-US"/>
        </w:rPr>
        <w:t xml:space="preserve">Beef them up, or wait until </w:t>
      </w:r>
      <w:proofErr w:type="gramStart"/>
      <w:r w:rsidRPr="00B276AD">
        <w:rPr>
          <w:lang w:val="en-US"/>
        </w:rPr>
        <w:t>you ‘re</w:t>
      </w:r>
      <w:proofErr w:type="gramEnd"/>
      <w:r w:rsidRPr="00B276AD">
        <w:rPr>
          <w:lang w:val="en-US"/>
        </w:rPr>
        <w:t xml:space="preserve"> prompted upon publishing/proofing.</w:t>
      </w:r>
    </w:p>
  </w:comment>
  <w:comment w:id="541" w:author="Reesink, K (BME)" w:date="2021-03-04T09:15:00Z" w:initials="RK(">
    <w:p w14:paraId="4A2EA6F6" w14:textId="5EE01F92" w:rsidR="009241DA" w:rsidRDefault="009241DA">
      <w:pPr>
        <w:pStyle w:val="CommentText"/>
      </w:pPr>
      <w:r>
        <w:rPr>
          <w:rStyle w:val="CommentReference"/>
        </w:rPr>
        <w:annotationRef/>
      </w:r>
      <w:proofErr w:type="spellStart"/>
      <w:r>
        <w:t>Revise</w:t>
      </w:r>
      <w:proofErr w:type="spellEnd"/>
    </w:p>
    <w:p w14:paraId="572813C2" w14:textId="378ACCA6" w:rsidR="007C4CC2" w:rsidRDefault="007C4CC2">
      <w:pPr>
        <w:pStyle w:val="CommentText"/>
      </w:pPr>
    </w:p>
    <w:p w14:paraId="62D9C79B" w14:textId="4357891F" w:rsidR="007C4CC2" w:rsidRDefault="007C4CC2" w:rsidP="007C4CC2">
      <w:pPr>
        <w:pStyle w:val="CommentText"/>
        <w:numPr>
          <w:ilvl w:val="0"/>
          <w:numId w:val="7"/>
        </w:numPr>
      </w:pPr>
      <w:r>
        <w:t>Put long on top.</w:t>
      </w:r>
    </w:p>
    <w:p w14:paraId="103453C4" w14:textId="3ED98B9F" w:rsidR="007C4CC2" w:rsidRDefault="007C4CC2" w:rsidP="007C4CC2">
      <w:pPr>
        <w:pStyle w:val="CommentText"/>
        <w:numPr>
          <w:ilvl w:val="0"/>
          <w:numId w:val="7"/>
        </w:numPr>
      </w:pPr>
      <w:r>
        <w:t>Y-</w:t>
      </w:r>
      <w:proofErr w:type="spellStart"/>
      <w:r>
        <w:t>axis</w:t>
      </w:r>
      <w:proofErr w:type="spellEnd"/>
      <w:r>
        <w:t xml:space="preserve"> </w:t>
      </w:r>
      <w:proofErr w:type="spellStart"/>
      <w:r>
        <w:t>same</w:t>
      </w:r>
      <w:proofErr w:type="spellEnd"/>
      <w:r>
        <w:t>: 0- 0.12</w:t>
      </w:r>
    </w:p>
    <w:p w14:paraId="3ACE1C58" w14:textId="3A0C032B" w:rsidR="007C4CC2" w:rsidRDefault="007C4CC2" w:rsidP="007C4CC2">
      <w:pPr>
        <w:pStyle w:val="CommentText"/>
        <w:numPr>
          <w:ilvl w:val="0"/>
          <w:numId w:val="7"/>
        </w:numPr>
      </w:pPr>
      <w:proofErr w:type="spellStart"/>
      <w:r>
        <w:t>Chnge</w:t>
      </w:r>
      <w:proofErr w:type="spellEnd"/>
      <w:r>
        <w:t xml:space="preserve"> plot </w:t>
      </w:r>
      <w:proofErr w:type="spellStart"/>
      <w:r>
        <w:t>to</w:t>
      </w:r>
      <w:proofErr w:type="spellEnd"/>
      <w:r>
        <w:t xml:space="preserve"> </w:t>
      </w:r>
      <w:proofErr w:type="spellStart"/>
      <w:r>
        <w:t>median</w:t>
      </w:r>
      <w:proofErr w:type="spellEnd"/>
      <w:r>
        <w:t xml:space="preserve"> [25-75%]</w:t>
      </w:r>
    </w:p>
    <w:p w14:paraId="79E2635B" w14:textId="117D915C" w:rsidR="007C4CC2" w:rsidRDefault="007C4CC2" w:rsidP="007C4CC2">
      <w:pPr>
        <w:pStyle w:val="CommentText"/>
        <w:numPr>
          <w:ilvl w:val="0"/>
          <w:numId w:val="7"/>
        </w:numPr>
      </w:pPr>
      <w:r>
        <w:t xml:space="preserve">Test : </w:t>
      </w:r>
      <w:proofErr w:type="spellStart"/>
      <w:r>
        <w:t>give</w:t>
      </w:r>
      <w:proofErr w:type="spellEnd"/>
      <w:r>
        <w:t xml:space="preserve"> </w:t>
      </w:r>
      <w:proofErr w:type="spellStart"/>
      <w:r>
        <w:t>Wilcoxon</w:t>
      </w:r>
      <w:proofErr w:type="spellEnd"/>
    </w:p>
    <w:p w14:paraId="68066235" w14:textId="77777777" w:rsidR="009241DA" w:rsidRDefault="009241DA">
      <w:pPr>
        <w:pStyle w:val="CommentText"/>
      </w:pPr>
    </w:p>
    <w:p w14:paraId="465CEF93" w14:textId="7AC80F78" w:rsidR="009241DA" w:rsidRDefault="009241D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EAFF7E" w15:done="0"/>
  <w15:commentEx w15:paraId="62585B77" w15:done="0"/>
  <w15:commentEx w15:paraId="64955F79" w15:done="0"/>
  <w15:commentEx w15:paraId="74B2146C" w15:done="0"/>
  <w15:commentEx w15:paraId="583F277D" w15:done="0"/>
  <w15:commentEx w15:paraId="02C669F0" w15:paraIdParent="583F277D" w15:done="0"/>
  <w15:commentEx w15:paraId="01CEEE66" w15:done="0"/>
  <w15:commentEx w15:paraId="12060601" w15:done="0"/>
  <w15:commentEx w15:paraId="0AAA5AE2" w15:done="0"/>
  <w15:commentEx w15:paraId="4E6037A2" w15:done="0"/>
  <w15:commentEx w15:paraId="3E9B8F66" w15:done="0"/>
  <w15:commentEx w15:paraId="64FDADB5" w15:paraIdParent="3E9B8F66" w15:done="0"/>
  <w15:commentEx w15:paraId="4F33E12A" w15:paraIdParent="3E9B8F66" w15:done="0"/>
  <w15:commentEx w15:paraId="0DEF25BC" w15:paraIdParent="3E9B8F66" w15:done="0"/>
  <w15:commentEx w15:paraId="5479AFD6" w15:done="0"/>
  <w15:commentEx w15:paraId="0EC0E20E" w15:paraIdParent="5479AFD6" w15:done="0"/>
  <w15:commentEx w15:paraId="48A21C48" w15:done="0"/>
  <w15:commentEx w15:paraId="0AF2972B" w15:paraIdParent="48A21C48" w15:done="0"/>
  <w15:commentEx w15:paraId="4B7AB3BD" w15:done="0"/>
  <w15:commentEx w15:paraId="4DBAFC94" w15:done="0"/>
  <w15:commentEx w15:paraId="29EA7AB8" w15:paraIdParent="4DBAFC94" w15:done="0"/>
  <w15:commentEx w15:paraId="47A04C1B" w15:paraIdParent="4DBAFC94" w15:done="0"/>
  <w15:commentEx w15:paraId="71252A64" w15:done="0"/>
  <w15:commentEx w15:paraId="7AA2A734" w15:paraIdParent="71252A64" w15:done="0"/>
  <w15:commentEx w15:paraId="3DEB2913" w15:done="0"/>
  <w15:commentEx w15:paraId="6301533B" w15:done="0"/>
  <w15:commentEx w15:paraId="3F659C2C" w15:done="0"/>
  <w15:commentEx w15:paraId="7F5BB7E6" w15:done="0"/>
  <w15:commentEx w15:paraId="31B81113" w15:paraIdParent="7F5BB7E6" w15:done="0"/>
  <w15:commentEx w15:paraId="503FA7C9" w15:done="0"/>
  <w15:commentEx w15:paraId="0FBCC05D" w15:done="0"/>
  <w15:commentEx w15:paraId="2823E32C" w15:done="0"/>
  <w15:commentEx w15:paraId="5DC207C0" w15:done="0"/>
  <w15:commentEx w15:paraId="3B9DEB29" w15:done="0"/>
  <w15:commentEx w15:paraId="1C61F7D7" w15:done="0"/>
  <w15:commentEx w15:paraId="193E42ED" w15:done="0"/>
  <w15:commentEx w15:paraId="307A94C7" w15:done="0"/>
  <w15:commentEx w15:paraId="465CEF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008B5" w16cex:dateUtc="2021-01-18T12:16:00Z"/>
  <w16cex:commentExtensible w16cex:durableId="23B01D11" w16cex:dateUtc="2021-01-18T13:43:00Z"/>
  <w16cex:commentExtensible w16cex:durableId="23E204D3" w16cex:dateUtc="2021-02-25T10:13:00Z"/>
  <w16cex:commentExtensible w16cex:durableId="23C2B7AA" w16cex:dateUtc="2021-02-01T16:23:00Z"/>
  <w16cex:commentExtensible w16cex:durableId="23C2C112" w16cex:dateUtc="2021-02-01T17:04:00Z"/>
  <w16cex:commentExtensible w16cex:durableId="23C4F2DC" w16cex:dateUtc="2021-02-03T09:01:00Z"/>
  <w16cex:commentExtensible w16cex:durableId="23C4F217" w16cex:dateUtc="2021-02-03T08:57:00Z"/>
  <w16cex:commentExtensible w16cex:durableId="23C4F514" w16cex:dateUtc="2021-02-03T09:10:00Z"/>
  <w16cex:commentExtensible w16cex:durableId="23CB7B3D" w16cex:dateUtc="2021-02-08T07:56:00Z"/>
  <w16cex:commentExtensible w16cex:durableId="23C2C5C5" w16cex:dateUtc="2021-02-01T17:24:00Z"/>
  <w16cex:commentExtensible w16cex:durableId="23CB7C06" w16cex:dateUtc="2021-02-08T07:59:00Z"/>
  <w16cex:commentExtensible w16cex:durableId="23E20B78" w16cex:dateUtc="2021-02-25T10:41:00Z"/>
  <w16cex:commentExtensible w16cex:durableId="23CB825B" w16cex:dateUtc="2021-02-08T08:26:00Z"/>
  <w16cex:commentExtensible w16cex:durableId="23C2F87A" w16cex:dateUtc="2021-02-01T21:00:00Z"/>
  <w16cex:commentExtensible w16cex:durableId="23CB876B" w16cex:dateUtc="2021-02-08T08:48:00Z"/>
  <w16cex:commentExtensible w16cex:durableId="23CB8813" w16cex:dateUtc="2021-02-08T08:51:00Z"/>
  <w16cex:commentExtensible w16cex:durableId="23E21159" w16cex:dateUtc="2021-02-25T11:06:00Z"/>
  <w16cex:commentExtensible w16cex:durableId="23C2FA09" w16cex:dateUtc="2021-02-01T21:07:00Z"/>
  <w16cex:commentExtensible w16cex:durableId="23CB8BD0" w16cex:dateUtc="2021-02-08T09:07:00Z"/>
  <w16cex:commentExtensible w16cex:durableId="23E21378" w16cex:dateUtc="2021-02-25T11:15:00Z"/>
  <w16cex:commentExtensible w16cex:durableId="23E20706" w16cex:dateUtc="2021-02-25T10:22:00Z"/>
  <w16cex:commentExtensible w16cex:durableId="23CB8EE0" w16cex:dateUtc="2021-02-08T09:20:00Z"/>
  <w16cex:commentExtensible w16cex:durableId="23E21461" w16cex:dateUtc="2021-02-25T11:19:00Z"/>
  <w16cex:commentExtensible w16cex:durableId="23C3053C" w16cex:dateUtc="2021-02-01T21:54:00Z"/>
  <w16cex:commentExtensible w16cex:durableId="23EB285F" w16cex:dateUtc="2021-03-04T08:35:00Z"/>
  <w16cex:commentExtensible w16cex:durableId="23C30E70" w16cex:dateUtc="2021-02-01T22:34:00Z"/>
  <w16cex:commentExtensible w16cex:durableId="23EB2962" w16cex:dateUtc="2021-03-04T08:39:00Z"/>
  <w16cex:commentExtensible w16cex:durableId="23EB2993" w16cex:dateUtc="2021-03-04T08:40:00Z"/>
  <w16cex:commentExtensible w16cex:durableId="23E2193B" w16cex:dateUtc="2021-02-25T11:40:00Z"/>
  <w16cex:commentExtensible w16cex:durableId="23EB2F5C" w16cex:dateUtc="2021-03-04T09:05:00Z"/>
  <w16cex:commentExtensible w16cex:durableId="23EB2F00" w16cex:dateUtc="2021-03-04T09:03:00Z"/>
  <w16cex:commentExtensible w16cex:durableId="23C2BAAD" w16cex:dateUtc="2021-02-01T16:36:00Z"/>
  <w16cex:commentExtensible w16cex:durableId="23C3090C" w16cex:dateUtc="2021-02-01T22:11:00Z"/>
  <w16cex:commentExtensible w16cex:durableId="23EB25B7" w16cex:dateUtc="2021-03-04T08:24:00Z"/>
  <w16cex:commentExtensible w16cex:durableId="23C2BE8C" w16cex:dateUtc="2021-02-01T16:53:00Z"/>
  <w16cex:commentExtensible w16cex:durableId="23EB23B5" w16cex:dateUtc="2021-03-04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0EAFF7E" w16cid:durableId="23B008B5"/>
  <w16cid:commentId w16cid:paraId="62585B77" w16cid:durableId="23B01D11"/>
  <w16cid:commentId w16cid:paraId="64955F79" w16cid:durableId="23E204D3"/>
  <w16cid:commentId w16cid:paraId="74B2146C" w16cid:durableId="23C2B7AA"/>
  <w16cid:commentId w16cid:paraId="583F277D" w16cid:durableId="23C2C112"/>
  <w16cid:commentId w16cid:paraId="02C669F0" w16cid:durableId="23C4F2DC"/>
  <w16cid:commentId w16cid:paraId="01CEEE66" w16cid:durableId="23C4F217"/>
  <w16cid:commentId w16cid:paraId="12060601" w16cid:durableId="23C4F514"/>
  <w16cid:commentId w16cid:paraId="0AAA5AE2" w16cid:durableId="23E2040E"/>
  <w16cid:commentId w16cid:paraId="4E6037A2" w16cid:durableId="23CB7B3D"/>
  <w16cid:commentId w16cid:paraId="3E9B8F66" w16cid:durableId="23C2C5C5"/>
  <w16cid:commentId w16cid:paraId="64FDADB5" w16cid:durableId="23CB7A0D"/>
  <w16cid:commentId w16cid:paraId="4F33E12A" w16cid:durableId="23CB7C06"/>
  <w16cid:commentId w16cid:paraId="0DEF25BC" w16cid:durableId="23E20B78"/>
  <w16cid:commentId w16cid:paraId="5479AFD6" w16cid:durableId="23CB825B"/>
  <w16cid:commentId w16cid:paraId="0EC0E20E" w16cid:durableId="23E20419"/>
  <w16cid:commentId w16cid:paraId="48A21C48" w16cid:durableId="23C2F87A"/>
  <w16cid:commentId w16cid:paraId="0AF2972B" w16cid:durableId="23CB7A19"/>
  <w16cid:commentId w16cid:paraId="4B7AB3BD" w16cid:durableId="23CB876B"/>
  <w16cid:commentId w16cid:paraId="4DBAFC94" w16cid:durableId="23CB8813"/>
  <w16cid:commentId w16cid:paraId="29EA7AB8" w16cid:durableId="23E20427"/>
  <w16cid:commentId w16cid:paraId="47A04C1B" w16cid:durableId="23E21159"/>
  <w16cid:commentId w16cid:paraId="71252A64" w16cid:durableId="23C2FA09"/>
  <w16cid:commentId w16cid:paraId="7AA2A734" w16cid:durableId="23CB7A1B"/>
  <w16cid:commentId w16cid:paraId="3DEB2913" w16cid:durableId="23CB8BD0"/>
  <w16cid:commentId w16cid:paraId="6301533B" w16cid:durableId="23E21378"/>
  <w16cid:commentId w16cid:paraId="3F659C2C" w16cid:durableId="23E20706"/>
  <w16cid:commentId w16cid:paraId="7F5BB7E6" w16cid:durableId="23CB8EE0"/>
  <w16cid:commentId w16cid:paraId="31B81113" w16cid:durableId="23E21461"/>
  <w16cid:commentId w16cid:paraId="503FA7C9" w16cid:durableId="23C3053C"/>
  <w16cid:commentId w16cid:paraId="0FBCC05D" w16cid:durableId="23EB285F"/>
  <w16cid:commentId w16cid:paraId="71C6B948" w16cid:durableId="23C30E70"/>
  <w16cid:commentId w16cid:paraId="44FFBC74" w16cid:durableId="23EB2962"/>
  <w16cid:commentId w16cid:paraId="1608C580" w16cid:durableId="23EB2993"/>
  <w16cid:commentId w16cid:paraId="0EADFD53" w16cid:durableId="23E2193B"/>
  <w16cid:commentId w16cid:paraId="2823E32C" w16cid:durableId="23EB2F5C"/>
  <w16cid:commentId w16cid:paraId="5DC207C0" w16cid:durableId="23EB2F00"/>
  <w16cid:commentId w16cid:paraId="3B9DEB29" w16cid:durableId="23C2BAAD"/>
  <w16cid:commentId w16cid:paraId="1C61F7D7" w16cid:durableId="23C3090C"/>
  <w16cid:commentId w16cid:paraId="193E42ED" w16cid:durableId="23EB25B7"/>
  <w16cid:commentId w16cid:paraId="307A94C7" w16cid:durableId="23C2BE8C"/>
  <w16cid:commentId w16cid:paraId="465CEF93" w16cid:durableId="23EB23B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B69F7" w14:textId="77777777" w:rsidR="00C85C4B" w:rsidRDefault="00C85C4B" w:rsidP="001F6171">
      <w:pPr>
        <w:spacing w:after="0" w:line="240" w:lineRule="auto"/>
      </w:pPr>
      <w:r>
        <w:separator/>
      </w:r>
    </w:p>
  </w:endnote>
  <w:endnote w:type="continuationSeparator" w:id="0">
    <w:p w14:paraId="22C9E1DA" w14:textId="77777777" w:rsidR="00C85C4B" w:rsidRDefault="00C85C4B" w:rsidP="001F6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4654725"/>
      <w:docPartObj>
        <w:docPartGallery w:val="Page Numbers (Bottom of Page)"/>
        <w:docPartUnique/>
      </w:docPartObj>
    </w:sdtPr>
    <w:sdtEndPr>
      <w:rPr>
        <w:noProof/>
      </w:rPr>
    </w:sdtEndPr>
    <w:sdtContent>
      <w:p w14:paraId="1C33F7FA" w14:textId="641645DC" w:rsidR="0000395B" w:rsidRDefault="0000395B">
        <w:pPr>
          <w:pStyle w:val="Footer"/>
          <w:jc w:val="center"/>
        </w:pPr>
        <w:r>
          <w:fldChar w:fldCharType="begin"/>
        </w:r>
        <w:r>
          <w:instrText xml:space="preserve"> PAGE   \* MERGEFORMAT </w:instrText>
        </w:r>
        <w:r>
          <w:fldChar w:fldCharType="separate"/>
        </w:r>
        <w:r w:rsidR="0002416C">
          <w:rPr>
            <w:noProof/>
          </w:rPr>
          <w:t>16</w:t>
        </w:r>
        <w:r>
          <w:rPr>
            <w:noProof/>
          </w:rPr>
          <w:fldChar w:fldCharType="end"/>
        </w:r>
      </w:p>
    </w:sdtContent>
  </w:sdt>
  <w:p w14:paraId="10BCF0B0" w14:textId="77777777" w:rsidR="0000395B" w:rsidRDefault="0000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0FA2B" w14:textId="77777777" w:rsidR="00C85C4B" w:rsidRDefault="00C85C4B" w:rsidP="001F6171">
      <w:pPr>
        <w:spacing w:after="0" w:line="240" w:lineRule="auto"/>
      </w:pPr>
      <w:r>
        <w:separator/>
      </w:r>
    </w:p>
  </w:footnote>
  <w:footnote w:type="continuationSeparator" w:id="0">
    <w:p w14:paraId="5356C541" w14:textId="77777777" w:rsidR="00C85C4B" w:rsidRDefault="00C85C4B" w:rsidP="001F6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6607"/>
    <w:multiLevelType w:val="hybridMultilevel"/>
    <w:tmpl w:val="BE80CD1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D9058FD"/>
    <w:multiLevelType w:val="hybridMultilevel"/>
    <w:tmpl w:val="BD504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6C4680"/>
    <w:multiLevelType w:val="hybridMultilevel"/>
    <w:tmpl w:val="432C4434"/>
    <w:lvl w:ilvl="0" w:tplc="2E0836A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916EF0"/>
    <w:multiLevelType w:val="hybridMultilevel"/>
    <w:tmpl w:val="2B3641D6"/>
    <w:lvl w:ilvl="0" w:tplc="BA642F5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C06A62"/>
    <w:multiLevelType w:val="hybridMultilevel"/>
    <w:tmpl w:val="097ACE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E3A2015"/>
    <w:multiLevelType w:val="hybridMultilevel"/>
    <w:tmpl w:val="3056AFA8"/>
    <w:lvl w:ilvl="0" w:tplc="0B0ACDC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0146AA"/>
    <w:multiLevelType w:val="hybridMultilevel"/>
    <w:tmpl w:val="41CA470C"/>
    <w:lvl w:ilvl="0" w:tplc="7624E50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5176DE"/>
    <w:multiLevelType w:val="hybridMultilevel"/>
    <w:tmpl w:val="FE0E1F1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CA92597"/>
    <w:multiLevelType w:val="hybridMultilevel"/>
    <w:tmpl w:val="7812EC5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ED510E9"/>
    <w:multiLevelType w:val="hybridMultilevel"/>
    <w:tmpl w:val="080CFF2E"/>
    <w:lvl w:ilvl="0" w:tplc="24C895C0">
      <w:start w:val="1"/>
      <w:numFmt w:val="bullet"/>
      <w:lvlText w:val=""/>
      <w:lvlJc w:val="left"/>
      <w:pPr>
        <w:ind w:left="2070" w:hanging="360"/>
      </w:pPr>
      <w:rPr>
        <w:rFonts w:ascii="Wingdings" w:hAnsi="Wingdings" w:hint="default"/>
        <w:color w:val="000000" w:themeColor="text1"/>
      </w:rPr>
    </w:lvl>
    <w:lvl w:ilvl="1" w:tplc="04130003" w:tentative="1">
      <w:start w:val="1"/>
      <w:numFmt w:val="bullet"/>
      <w:lvlText w:val="o"/>
      <w:lvlJc w:val="left"/>
      <w:pPr>
        <w:ind w:left="2790" w:hanging="360"/>
      </w:pPr>
      <w:rPr>
        <w:rFonts w:ascii="Courier New" w:hAnsi="Courier New" w:cs="Courier New" w:hint="default"/>
      </w:rPr>
    </w:lvl>
    <w:lvl w:ilvl="2" w:tplc="04130005" w:tentative="1">
      <w:start w:val="1"/>
      <w:numFmt w:val="bullet"/>
      <w:lvlText w:val=""/>
      <w:lvlJc w:val="left"/>
      <w:pPr>
        <w:ind w:left="3510" w:hanging="360"/>
      </w:pPr>
      <w:rPr>
        <w:rFonts w:ascii="Wingdings" w:hAnsi="Wingdings" w:hint="default"/>
      </w:rPr>
    </w:lvl>
    <w:lvl w:ilvl="3" w:tplc="04130001" w:tentative="1">
      <w:start w:val="1"/>
      <w:numFmt w:val="bullet"/>
      <w:lvlText w:val=""/>
      <w:lvlJc w:val="left"/>
      <w:pPr>
        <w:ind w:left="4230" w:hanging="360"/>
      </w:pPr>
      <w:rPr>
        <w:rFonts w:ascii="Symbol" w:hAnsi="Symbol" w:hint="default"/>
      </w:rPr>
    </w:lvl>
    <w:lvl w:ilvl="4" w:tplc="04130003" w:tentative="1">
      <w:start w:val="1"/>
      <w:numFmt w:val="bullet"/>
      <w:lvlText w:val="o"/>
      <w:lvlJc w:val="left"/>
      <w:pPr>
        <w:ind w:left="4950" w:hanging="360"/>
      </w:pPr>
      <w:rPr>
        <w:rFonts w:ascii="Courier New" w:hAnsi="Courier New" w:cs="Courier New" w:hint="default"/>
      </w:rPr>
    </w:lvl>
    <w:lvl w:ilvl="5" w:tplc="04130005" w:tentative="1">
      <w:start w:val="1"/>
      <w:numFmt w:val="bullet"/>
      <w:lvlText w:val=""/>
      <w:lvlJc w:val="left"/>
      <w:pPr>
        <w:ind w:left="5670" w:hanging="360"/>
      </w:pPr>
      <w:rPr>
        <w:rFonts w:ascii="Wingdings" w:hAnsi="Wingdings" w:hint="default"/>
      </w:rPr>
    </w:lvl>
    <w:lvl w:ilvl="6" w:tplc="04130001" w:tentative="1">
      <w:start w:val="1"/>
      <w:numFmt w:val="bullet"/>
      <w:lvlText w:val=""/>
      <w:lvlJc w:val="left"/>
      <w:pPr>
        <w:ind w:left="6390" w:hanging="360"/>
      </w:pPr>
      <w:rPr>
        <w:rFonts w:ascii="Symbol" w:hAnsi="Symbol" w:hint="default"/>
      </w:rPr>
    </w:lvl>
    <w:lvl w:ilvl="7" w:tplc="04130003" w:tentative="1">
      <w:start w:val="1"/>
      <w:numFmt w:val="bullet"/>
      <w:lvlText w:val="o"/>
      <w:lvlJc w:val="left"/>
      <w:pPr>
        <w:ind w:left="7110" w:hanging="360"/>
      </w:pPr>
      <w:rPr>
        <w:rFonts w:ascii="Courier New" w:hAnsi="Courier New" w:cs="Courier New" w:hint="default"/>
      </w:rPr>
    </w:lvl>
    <w:lvl w:ilvl="8" w:tplc="04130005" w:tentative="1">
      <w:start w:val="1"/>
      <w:numFmt w:val="bullet"/>
      <w:lvlText w:val=""/>
      <w:lvlJc w:val="left"/>
      <w:pPr>
        <w:ind w:left="7830" w:hanging="360"/>
      </w:pPr>
      <w:rPr>
        <w:rFonts w:ascii="Wingdings" w:hAnsi="Wingdings" w:hint="default"/>
      </w:rPr>
    </w:lvl>
  </w:abstractNum>
  <w:num w:numId="1">
    <w:abstractNumId w:val="9"/>
  </w:num>
  <w:num w:numId="2">
    <w:abstractNumId w:val="0"/>
  </w:num>
  <w:num w:numId="3">
    <w:abstractNumId w:val="7"/>
  </w:num>
  <w:num w:numId="4">
    <w:abstractNumId w:val="8"/>
  </w:num>
  <w:num w:numId="5">
    <w:abstractNumId w:val="4"/>
  </w:num>
  <w:num w:numId="6">
    <w:abstractNumId w:val="5"/>
  </w:num>
  <w:num w:numId="7">
    <w:abstractNumId w:val="3"/>
  </w:num>
  <w:num w:numId="8">
    <w:abstractNumId w:val="2"/>
  </w:num>
  <w:num w:numId="9">
    <w:abstractNumId w:val="6"/>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esink, K (BME)">
    <w15:presenceInfo w15:providerId="None" w15:userId="Reesink, K (BME)"/>
  </w15:person>
  <w15:person w15:author="Parikh, Shaiv (BME)">
    <w15:presenceInfo w15:providerId="Windows Live" w15:userId="893541c42f84594f"/>
  </w15:person>
  <w15:person w15:author="Huberts, wouter (BME)">
    <w15:presenceInfo w15:providerId="AD" w15:userId="S::wouter.huberts@maastrichtuniversity.nl::fc2f3cfe-ff32-437e-8379-155184580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markup="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4E8"/>
    <w:rsid w:val="0000361B"/>
    <w:rsid w:val="0000395B"/>
    <w:rsid w:val="0001082D"/>
    <w:rsid w:val="000113BB"/>
    <w:rsid w:val="00015E64"/>
    <w:rsid w:val="00016680"/>
    <w:rsid w:val="00020218"/>
    <w:rsid w:val="000237B4"/>
    <w:rsid w:val="0002416C"/>
    <w:rsid w:val="0002529E"/>
    <w:rsid w:val="00027AA9"/>
    <w:rsid w:val="000426D4"/>
    <w:rsid w:val="000449FA"/>
    <w:rsid w:val="000467C6"/>
    <w:rsid w:val="00064CBE"/>
    <w:rsid w:val="000653BA"/>
    <w:rsid w:val="00066E18"/>
    <w:rsid w:val="000674F9"/>
    <w:rsid w:val="000678EC"/>
    <w:rsid w:val="00067F0A"/>
    <w:rsid w:val="000711D6"/>
    <w:rsid w:val="00077FE2"/>
    <w:rsid w:val="0008621B"/>
    <w:rsid w:val="00090BE1"/>
    <w:rsid w:val="0009106D"/>
    <w:rsid w:val="00093CDF"/>
    <w:rsid w:val="00096251"/>
    <w:rsid w:val="000A3615"/>
    <w:rsid w:val="000A46CC"/>
    <w:rsid w:val="000A5D64"/>
    <w:rsid w:val="000A7E0F"/>
    <w:rsid w:val="000B0316"/>
    <w:rsid w:val="000B4183"/>
    <w:rsid w:val="000B4BE1"/>
    <w:rsid w:val="000C750C"/>
    <w:rsid w:val="000D0AA2"/>
    <w:rsid w:val="000D1817"/>
    <w:rsid w:val="000D5172"/>
    <w:rsid w:val="000D51BF"/>
    <w:rsid w:val="000E7E1B"/>
    <w:rsid w:val="000F5AC7"/>
    <w:rsid w:val="00101748"/>
    <w:rsid w:val="00106ADE"/>
    <w:rsid w:val="00106B85"/>
    <w:rsid w:val="00107D9A"/>
    <w:rsid w:val="00110575"/>
    <w:rsid w:val="00116191"/>
    <w:rsid w:val="00123C65"/>
    <w:rsid w:val="001245C0"/>
    <w:rsid w:val="00127D22"/>
    <w:rsid w:val="0014705F"/>
    <w:rsid w:val="00147388"/>
    <w:rsid w:val="00152866"/>
    <w:rsid w:val="001552FB"/>
    <w:rsid w:val="00161B8B"/>
    <w:rsid w:val="00172417"/>
    <w:rsid w:val="001809E9"/>
    <w:rsid w:val="001811AB"/>
    <w:rsid w:val="00190B35"/>
    <w:rsid w:val="00193C9D"/>
    <w:rsid w:val="001A55C6"/>
    <w:rsid w:val="001B0A83"/>
    <w:rsid w:val="001B342B"/>
    <w:rsid w:val="001B3B73"/>
    <w:rsid w:val="001B781D"/>
    <w:rsid w:val="001C2F6D"/>
    <w:rsid w:val="001C7247"/>
    <w:rsid w:val="001E1CC8"/>
    <w:rsid w:val="001E4660"/>
    <w:rsid w:val="001F4517"/>
    <w:rsid w:val="001F4A86"/>
    <w:rsid w:val="001F6171"/>
    <w:rsid w:val="002016C8"/>
    <w:rsid w:val="00202934"/>
    <w:rsid w:val="002068D1"/>
    <w:rsid w:val="00207586"/>
    <w:rsid w:val="00212B80"/>
    <w:rsid w:val="002278D4"/>
    <w:rsid w:val="00230E36"/>
    <w:rsid w:val="00236016"/>
    <w:rsid w:val="002378DA"/>
    <w:rsid w:val="00241135"/>
    <w:rsid w:val="0024574F"/>
    <w:rsid w:val="00246979"/>
    <w:rsid w:val="00250DDB"/>
    <w:rsid w:val="00290913"/>
    <w:rsid w:val="002A0B8B"/>
    <w:rsid w:val="002A1F92"/>
    <w:rsid w:val="002A342A"/>
    <w:rsid w:val="002B2B06"/>
    <w:rsid w:val="002B6AA1"/>
    <w:rsid w:val="002C1FEE"/>
    <w:rsid w:val="002C2FFC"/>
    <w:rsid w:val="002C4E4E"/>
    <w:rsid w:val="002C7318"/>
    <w:rsid w:val="002D7703"/>
    <w:rsid w:val="002E5DB9"/>
    <w:rsid w:val="002F4E41"/>
    <w:rsid w:val="002F74D0"/>
    <w:rsid w:val="003119AF"/>
    <w:rsid w:val="00313652"/>
    <w:rsid w:val="00315551"/>
    <w:rsid w:val="00326E9C"/>
    <w:rsid w:val="003328DD"/>
    <w:rsid w:val="003338D2"/>
    <w:rsid w:val="00335724"/>
    <w:rsid w:val="00336A76"/>
    <w:rsid w:val="00342CA0"/>
    <w:rsid w:val="0034600C"/>
    <w:rsid w:val="00353671"/>
    <w:rsid w:val="0035373B"/>
    <w:rsid w:val="00355A62"/>
    <w:rsid w:val="00363D1C"/>
    <w:rsid w:val="0036754F"/>
    <w:rsid w:val="003704A6"/>
    <w:rsid w:val="00371341"/>
    <w:rsid w:val="00375FA8"/>
    <w:rsid w:val="0038026D"/>
    <w:rsid w:val="00381997"/>
    <w:rsid w:val="0038535E"/>
    <w:rsid w:val="003878AE"/>
    <w:rsid w:val="0039048D"/>
    <w:rsid w:val="0039456F"/>
    <w:rsid w:val="003A06D0"/>
    <w:rsid w:val="003A1A5B"/>
    <w:rsid w:val="003A2979"/>
    <w:rsid w:val="003A390F"/>
    <w:rsid w:val="003A3EAE"/>
    <w:rsid w:val="003A7765"/>
    <w:rsid w:val="003B1518"/>
    <w:rsid w:val="003B6FAD"/>
    <w:rsid w:val="003B722E"/>
    <w:rsid w:val="003C1EBD"/>
    <w:rsid w:val="003C7BD2"/>
    <w:rsid w:val="003D3B54"/>
    <w:rsid w:val="003E1138"/>
    <w:rsid w:val="003E18C1"/>
    <w:rsid w:val="003F3B3A"/>
    <w:rsid w:val="003F727B"/>
    <w:rsid w:val="00407406"/>
    <w:rsid w:val="00417242"/>
    <w:rsid w:val="00437E1A"/>
    <w:rsid w:val="0044011D"/>
    <w:rsid w:val="00447ADF"/>
    <w:rsid w:val="0046577F"/>
    <w:rsid w:val="00467DC6"/>
    <w:rsid w:val="0048164F"/>
    <w:rsid w:val="00481D61"/>
    <w:rsid w:val="00484B16"/>
    <w:rsid w:val="00486131"/>
    <w:rsid w:val="004B0250"/>
    <w:rsid w:val="004B1483"/>
    <w:rsid w:val="004C02AD"/>
    <w:rsid w:val="004C4B9B"/>
    <w:rsid w:val="004C7B8F"/>
    <w:rsid w:val="004E4C37"/>
    <w:rsid w:val="004E6A79"/>
    <w:rsid w:val="004E70A8"/>
    <w:rsid w:val="004F0242"/>
    <w:rsid w:val="004F494B"/>
    <w:rsid w:val="004F7A1B"/>
    <w:rsid w:val="00502E21"/>
    <w:rsid w:val="005079E6"/>
    <w:rsid w:val="00507A62"/>
    <w:rsid w:val="00507ECA"/>
    <w:rsid w:val="005134C9"/>
    <w:rsid w:val="00526D24"/>
    <w:rsid w:val="00533F38"/>
    <w:rsid w:val="00534A06"/>
    <w:rsid w:val="00536026"/>
    <w:rsid w:val="00541DA6"/>
    <w:rsid w:val="005458FF"/>
    <w:rsid w:val="00547BBD"/>
    <w:rsid w:val="00553DFC"/>
    <w:rsid w:val="005550E2"/>
    <w:rsid w:val="00556992"/>
    <w:rsid w:val="0055728B"/>
    <w:rsid w:val="00560746"/>
    <w:rsid w:val="00563177"/>
    <w:rsid w:val="0057018A"/>
    <w:rsid w:val="005704AD"/>
    <w:rsid w:val="005722C1"/>
    <w:rsid w:val="00572FC7"/>
    <w:rsid w:val="00581F43"/>
    <w:rsid w:val="00582D85"/>
    <w:rsid w:val="00586CF3"/>
    <w:rsid w:val="00587F3D"/>
    <w:rsid w:val="0059152C"/>
    <w:rsid w:val="00593106"/>
    <w:rsid w:val="005A01F0"/>
    <w:rsid w:val="005A0F17"/>
    <w:rsid w:val="005B2ACA"/>
    <w:rsid w:val="005C00AB"/>
    <w:rsid w:val="005C4B81"/>
    <w:rsid w:val="005D0219"/>
    <w:rsid w:val="005D1F97"/>
    <w:rsid w:val="005D4A27"/>
    <w:rsid w:val="005E2E1C"/>
    <w:rsid w:val="005F6978"/>
    <w:rsid w:val="00600F5F"/>
    <w:rsid w:val="00604ED1"/>
    <w:rsid w:val="006061EF"/>
    <w:rsid w:val="006069C0"/>
    <w:rsid w:val="006107A0"/>
    <w:rsid w:val="00611644"/>
    <w:rsid w:val="0061453A"/>
    <w:rsid w:val="006215EB"/>
    <w:rsid w:val="00625F87"/>
    <w:rsid w:val="00626BDB"/>
    <w:rsid w:val="00627813"/>
    <w:rsid w:val="0063389D"/>
    <w:rsid w:val="00633E1D"/>
    <w:rsid w:val="00636AF7"/>
    <w:rsid w:val="00636F3E"/>
    <w:rsid w:val="0064783A"/>
    <w:rsid w:val="00650360"/>
    <w:rsid w:val="00651E67"/>
    <w:rsid w:val="006522D9"/>
    <w:rsid w:val="006627AD"/>
    <w:rsid w:val="00664AA8"/>
    <w:rsid w:val="00664B68"/>
    <w:rsid w:val="00666238"/>
    <w:rsid w:val="00673422"/>
    <w:rsid w:val="006769BE"/>
    <w:rsid w:val="00677FD5"/>
    <w:rsid w:val="00684215"/>
    <w:rsid w:val="0069178B"/>
    <w:rsid w:val="00691F44"/>
    <w:rsid w:val="00693F8C"/>
    <w:rsid w:val="006A01D2"/>
    <w:rsid w:val="006A5477"/>
    <w:rsid w:val="006A6D1B"/>
    <w:rsid w:val="006C34E3"/>
    <w:rsid w:val="006C670C"/>
    <w:rsid w:val="006D23DA"/>
    <w:rsid w:val="006D6300"/>
    <w:rsid w:val="006E6647"/>
    <w:rsid w:val="006F42C7"/>
    <w:rsid w:val="006F6FB0"/>
    <w:rsid w:val="00703FC8"/>
    <w:rsid w:val="007108E5"/>
    <w:rsid w:val="00712281"/>
    <w:rsid w:val="007124FA"/>
    <w:rsid w:val="00716CF7"/>
    <w:rsid w:val="00723009"/>
    <w:rsid w:val="00730D17"/>
    <w:rsid w:val="00745DE1"/>
    <w:rsid w:val="00753A43"/>
    <w:rsid w:val="007606E9"/>
    <w:rsid w:val="00767F7E"/>
    <w:rsid w:val="00774563"/>
    <w:rsid w:val="007811C6"/>
    <w:rsid w:val="00790533"/>
    <w:rsid w:val="0079435F"/>
    <w:rsid w:val="00797702"/>
    <w:rsid w:val="007A0FE4"/>
    <w:rsid w:val="007A5C4D"/>
    <w:rsid w:val="007B03D3"/>
    <w:rsid w:val="007B281F"/>
    <w:rsid w:val="007B2CA9"/>
    <w:rsid w:val="007B4121"/>
    <w:rsid w:val="007B7E97"/>
    <w:rsid w:val="007C09AF"/>
    <w:rsid w:val="007C3B97"/>
    <w:rsid w:val="007C4CC2"/>
    <w:rsid w:val="007D1F4B"/>
    <w:rsid w:val="007D50F3"/>
    <w:rsid w:val="007E31EA"/>
    <w:rsid w:val="007E4952"/>
    <w:rsid w:val="007E75DB"/>
    <w:rsid w:val="007F2E64"/>
    <w:rsid w:val="007F3637"/>
    <w:rsid w:val="007F44E8"/>
    <w:rsid w:val="007F5566"/>
    <w:rsid w:val="007F7510"/>
    <w:rsid w:val="00801BDE"/>
    <w:rsid w:val="00803753"/>
    <w:rsid w:val="00804C94"/>
    <w:rsid w:val="0081185C"/>
    <w:rsid w:val="00814202"/>
    <w:rsid w:val="00815F5C"/>
    <w:rsid w:val="00822E93"/>
    <w:rsid w:val="00824251"/>
    <w:rsid w:val="008331DF"/>
    <w:rsid w:val="00835126"/>
    <w:rsid w:val="00835CA0"/>
    <w:rsid w:val="00840EF9"/>
    <w:rsid w:val="00841357"/>
    <w:rsid w:val="00851C2E"/>
    <w:rsid w:val="008600EB"/>
    <w:rsid w:val="008755FB"/>
    <w:rsid w:val="00881935"/>
    <w:rsid w:val="00883509"/>
    <w:rsid w:val="00883ED7"/>
    <w:rsid w:val="008A1825"/>
    <w:rsid w:val="008A44CF"/>
    <w:rsid w:val="008A5AC6"/>
    <w:rsid w:val="008B11AD"/>
    <w:rsid w:val="008B4CBE"/>
    <w:rsid w:val="008B6D6A"/>
    <w:rsid w:val="008B7A21"/>
    <w:rsid w:val="008C06BA"/>
    <w:rsid w:val="008C4902"/>
    <w:rsid w:val="008D374B"/>
    <w:rsid w:val="008D5EEC"/>
    <w:rsid w:val="008D699D"/>
    <w:rsid w:val="008D6AE3"/>
    <w:rsid w:val="008E3AD8"/>
    <w:rsid w:val="008E3DB4"/>
    <w:rsid w:val="008F56D1"/>
    <w:rsid w:val="0090526B"/>
    <w:rsid w:val="00905AC8"/>
    <w:rsid w:val="009221E8"/>
    <w:rsid w:val="009241DA"/>
    <w:rsid w:val="009254D0"/>
    <w:rsid w:val="00927F29"/>
    <w:rsid w:val="009315D8"/>
    <w:rsid w:val="00943CDC"/>
    <w:rsid w:val="00943E59"/>
    <w:rsid w:val="00944EC3"/>
    <w:rsid w:val="00946995"/>
    <w:rsid w:val="00946B71"/>
    <w:rsid w:val="00956B1D"/>
    <w:rsid w:val="0096190D"/>
    <w:rsid w:val="0096665C"/>
    <w:rsid w:val="009666EA"/>
    <w:rsid w:val="0096711D"/>
    <w:rsid w:val="00973FE7"/>
    <w:rsid w:val="0097736A"/>
    <w:rsid w:val="00985FB5"/>
    <w:rsid w:val="0099489B"/>
    <w:rsid w:val="00997CD9"/>
    <w:rsid w:val="009A2E3F"/>
    <w:rsid w:val="009B00D3"/>
    <w:rsid w:val="009B5132"/>
    <w:rsid w:val="009B7614"/>
    <w:rsid w:val="009C2863"/>
    <w:rsid w:val="009C56BF"/>
    <w:rsid w:val="009C75C4"/>
    <w:rsid w:val="009D79C9"/>
    <w:rsid w:val="009E119A"/>
    <w:rsid w:val="009E123C"/>
    <w:rsid w:val="009E5F62"/>
    <w:rsid w:val="009F0535"/>
    <w:rsid w:val="009F68CB"/>
    <w:rsid w:val="00A02277"/>
    <w:rsid w:val="00A0659B"/>
    <w:rsid w:val="00A175A5"/>
    <w:rsid w:val="00A17B96"/>
    <w:rsid w:val="00A25CE9"/>
    <w:rsid w:val="00A277BD"/>
    <w:rsid w:val="00A35D38"/>
    <w:rsid w:val="00A41442"/>
    <w:rsid w:val="00A461A0"/>
    <w:rsid w:val="00A474A3"/>
    <w:rsid w:val="00A54E02"/>
    <w:rsid w:val="00A5715F"/>
    <w:rsid w:val="00A57D39"/>
    <w:rsid w:val="00A63880"/>
    <w:rsid w:val="00A715D2"/>
    <w:rsid w:val="00A7485A"/>
    <w:rsid w:val="00A77D82"/>
    <w:rsid w:val="00A77E67"/>
    <w:rsid w:val="00AA297D"/>
    <w:rsid w:val="00AA407A"/>
    <w:rsid w:val="00AA6059"/>
    <w:rsid w:val="00AB3FC3"/>
    <w:rsid w:val="00AB7E98"/>
    <w:rsid w:val="00AC4F70"/>
    <w:rsid w:val="00AC5057"/>
    <w:rsid w:val="00AC539C"/>
    <w:rsid w:val="00AC5C2B"/>
    <w:rsid w:val="00AC66C2"/>
    <w:rsid w:val="00AD1EED"/>
    <w:rsid w:val="00AD2E3D"/>
    <w:rsid w:val="00AD7AB5"/>
    <w:rsid w:val="00AF0CC8"/>
    <w:rsid w:val="00AF2CD6"/>
    <w:rsid w:val="00B00C47"/>
    <w:rsid w:val="00B02B2D"/>
    <w:rsid w:val="00B04B69"/>
    <w:rsid w:val="00B13DD9"/>
    <w:rsid w:val="00B148E2"/>
    <w:rsid w:val="00B2031B"/>
    <w:rsid w:val="00B276AD"/>
    <w:rsid w:val="00B31719"/>
    <w:rsid w:val="00B3558D"/>
    <w:rsid w:val="00B3732A"/>
    <w:rsid w:val="00B37E0E"/>
    <w:rsid w:val="00B41630"/>
    <w:rsid w:val="00B41686"/>
    <w:rsid w:val="00B441BA"/>
    <w:rsid w:val="00B44557"/>
    <w:rsid w:val="00B45C30"/>
    <w:rsid w:val="00B46023"/>
    <w:rsid w:val="00B46EAE"/>
    <w:rsid w:val="00B53762"/>
    <w:rsid w:val="00B542A9"/>
    <w:rsid w:val="00B56B38"/>
    <w:rsid w:val="00B77245"/>
    <w:rsid w:val="00BA31EE"/>
    <w:rsid w:val="00BB1062"/>
    <w:rsid w:val="00BB26E3"/>
    <w:rsid w:val="00BB531B"/>
    <w:rsid w:val="00BB60D7"/>
    <w:rsid w:val="00BB6484"/>
    <w:rsid w:val="00BC19B1"/>
    <w:rsid w:val="00BD5FFB"/>
    <w:rsid w:val="00BD6BC5"/>
    <w:rsid w:val="00BE566E"/>
    <w:rsid w:val="00BF00C4"/>
    <w:rsid w:val="00BF0FF5"/>
    <w:rsid w:val="00BF2090"/>
    <w:rsid w:val="00BF2F57"/>
    <w:rsid w:val="00BF418B"/>
    <w:rsid w:val="00BF65EE"/>
    <w:rsid w:val="00BF7C82"/>
    <w:rsid w:val="00C004A2"/>
    <w:rsid w:val="00C24AD6"/>
    <w:rsid w:val="00C31281"/>
    <w:rsid w:val="00C33DCF"/>
    <w:rsid w:val="00C37316"/>
    <w:rsid w:val="00C37BB5"/>
    <w:rsid w:val="00C37FC5"/>
    <w:rsid w:val="00C41B54"/>
    <w:rsid w:val="00C4207A"/>
    <w:rsid w:val="00C47E0F"/>
    <w:rsid w:val="00C5219A"/>
    <w:rsid w:val="00C53166"/>
    <w:rsid w:val="00C56C3A"/>
    <w:rsid w:val="00C571D2"/>
    <w:rsid w:val="00C61E4B"/>
    <w:rsid w:val="00C65F0F"/>
    <w:rsid w:val="00C70415"/>
    <w:rsid w:val="00C74F6C"/>
    <w:rsid w:val="00C84D75"/>
    <w:rsid w:val="00C85C4B"/>
    <w:rsid w:val="00CA060F"/>
    <w:rsid w:val="00CA64A8"/>
    <w:rsid w:val="00CA7A46"/>
    <w:rsid w:val="00CB18F7"/>
    <w:rsid w:val="00CC13BD"/>
    <w:rsid w:val="00CC2059"/>
    <w:rsid w:val="00CC439D"/>
    <w:rsid w:val="00CC5F6D"/>
    <w:rsid w:val="00CD30A2"/>
    <w:rsid w:val="00CD46E0"/>
    <w:rsid w:val="00CD6F1D"/>
    <w:rsid w:val="00CE003E"/>
    <w:rsid w:val="00CE0F69"/>
    <w:rsid w:val="00CE1209"/>
    <w:rsid w:val="00CE1F68"/>
    <w:rsid w:val="00CE225E"/>
    <w:rsid w:val="00D059F6"/>
    <w:rsid w:val="00D103DE"/>
    <w:rsid w:val="00D165F3"/>
    <w:rsid w:val="00D17E53"/>
    <w:rsid w:val="00D30680"/>
    <w:rsid w:val="00D3091D"/>
    <w:rsid w:val="00D334C2"/>
    <w:rsid w:val="00D37294"/>
    <w:rsid w:val="00D62E67"/>
    <w:rsid w:val="00D755A1"/>
    <w:rsid w:val="00D80485"/>
    <w:rsid w:val="00D83DBE"/>
    <w:rsid w:val="00D87D81"/>
    <w:rsid w:val="00D93B13"/>
    <w:rsid w:val="00D96A37"/>
    <w:rsid w:val="00DA6C64"/>
    <w:rsid w:val="00DA7F44"/>
    <w:rsid w:val="00DB0028"/>
    <w:rsid w:val="00DB1C20"/>
    <w:rsid w:val="00DB4CD4"/>
    <w:rsid w:val="00DC1657"/>
    <w:rsid w:val="00DC450D"/>
    <w:rsid w:val="00DE2917"/>
    <w:rsid w:val="00DE37B0"/>
    <w:rsid w:val="00DE44E1"/>
    <w:rsid w:val="00DE5E48"/>
    <w:rsid w:val="00DF74BD"/>
    <w:rsid w:val="00DF7B2C"/>
    <w:rsid w:val="00E0300C"/>
    <w:rsid w:val="00E04716"/>
    <w:rsid w:val="00E04C6D"/>
    <w:rsid w:val="00E15A84"/>
    <w:rsid w:val="00E176BC"/>
    <w:rsid w:val="00E17BD4"/>
    <w:rsid w:val="00E23D22"/>
    <w:rsid w:val="00E26183"/>
    <w:rsid w:val="00E34709"/>
    <w:rsid w:val="00E37553"/>
    <w:rsid w:val="00E37C41"/>
    <w:rsid w:val="00E4762C"/>
    <w:rsid w:val="00E629D3"/>
    <w:rsid w:val="00E62FFD"/>
    <w:rsid w:val="00E7113B"/>
    <w:rsid w:val="00E82BEB"/>
    <w:rsid w:val="00E830F0"/>
    <w:rsid w:val="00E91CDC"/>
    <w:rsid w:val="00E93971"/>
    <w:rsid w:val="00E93CEC"/>
    <w:rsid w:val="00EA37C2"/>
    <w:rsid w:val="00EB1A1A"/>
    <w:rsid w:val="00EB4996"/>
    <w:rsid w:val="00EC3F5F"/>
    <w:rsid w:val="00EC5788"/>
    <w:rsid w:val="00EC7945"/>
    <w:rsid w:val="00ED11CB"/>
    <w:rsid w:val="00EE757F"/>
    <w:rsid w:val="00EF00DC"/>
    <w:rsid w:val="00EF15F2"/>
    <w:rsid w:val="00F07024"/>
    <w:rsid w:val="00F11BE8"/>
    <w:rsid w:val="00F20F19"/>
    <w:rsid w:val="00F23935"/>
    <w:rsid w:val="00F25F4B"/>
    <w:rsid w:val="00F306F6"/>
    <w:rsid w:val="00F3073C"/>
    <w:rsid w:val="00F42150"/>
    <w:rsid w:val="00F44FA6"/>
    <w:rsid w:val="00F4538A"/>
    <w:rsid w:val="00F45A00"/>
    <w:rsid w:val="00F45B36"/>
    <w:rsid w:val="00F5012B"/>
    <w:rsid w:val="00F51904"/>
    <w:rsid w:val="00F52224"/>
    <w:rsid w:val="00F64195"/>
    <w:rsid w:val="00F72730"/>
    <w:rsid w:val="00F74C6A"/>
    <w:rsid w:val="00F75A57"/>
    <w:rsid w:val="00F7606B"/>
    <w:rsid w:val="00F778E2"/>
    <w:rsid w:val="00F822D7"/>
    <w:rsid w:val="00F83558"/>
    <w:rsid w:val="00F9636F"/>
    <w:rsid w:val="00FA4672"/>
    <w:rsid w:val="00FB1F6A"/>
    <w:rsid w:val="00FB661B"/>
    <w:rsid w:val="00FE7F71"/>
    <w:rsid w:val="00FF1F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F5D5"/>
  <w15:chartTrackingRefBased/>
  <w15:docId w15:val="{86FEEB4E-C7CE-47D1-BB0C-C78FB9D2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B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CA0"/>
    <w:pPr>
      <w:ind w:left="720"/>
      <w:contextualSpacing/>
    </w:pPr>
  </w:style>
  <w:style w:type="paragraph" w:styleId="BodyText">
    <w:name w:val="Body Text"/>
    <w:basedOn w:val="Normal"/>
    <w:link w:val="BodyTextChar"/>
    <w:uiPriority w:val="1"/>
    <w:qFormat/>
    <w:rsid w:val="006627A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627AD"/>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997CD9"/>
    <w:pPr>
      <w:spacing w:before="100" w:beforeAutospacing="1" w:after="100" w:afterAutospacing="1" w:line="240" w:lineRule="auto"/>
    </w:pPr>
    <w:rPr>
      <w:rFonts w:ascii="Times New Roman" w:eastAsiaTheme="minorEastAsia" w:hAnsi="Times New Roman" w:cs="Times New Roman"/>
      <w:sz w:val="24"/>
      <w:szCs w:val="24"/>
      <w:lang w:eastAsia="nl-NL"/>
    </w:rPr>
  </w:style>
  <w:style w:type="paragraph" w:styleId="Header">
    <w:name w:val="header"/>
    <w:basedOn w:val="Normal"/>
    <w:link w:val="HeaderChar"/>
    <w:uiPriority w:val="99"/>
    <w:unhideWhenUsed/>
    <w:rsid w:val="001F617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F6171"/>
  </w:style>
  <w:style w:type="paragraph" w:styleId="Footer">
    <w:name w:val="footer"/>
    <w:basedOn w:val="Normal"/>
    <w:link w:val="FooterChar"/>
    <w:uiPriority w:val="99"/>
    <w:unhideWhenUsed/>
    <w:rsid w:val="001F617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F6171"/>
  </w:style>
  <w:style w:type="character" w:styleId="CommentReference">
    <w:name w:val="annotation reference"/>
    <w:basedOn w:val="DefaultParagraphFont"/>
    <w:uiPriority w:val="99"/>
    <w:semiHidden/>
    <w:unhideWhenUsed/>
    <w:rsid w:val="005B2ACA"/>
    <w:rPr>
      <w:sz w:val="16"/>
      <w:szCs w:val="16"/>
    </w:rPr>
  </w:style>
  <w:style w:type="paragraph" w:styleId="CommentText">
    <w:name w:val="annotation text"/>
    <w:basedOn w:val="Normal"/>
    <w:link w:val="CommentTextChar"/>
    <w:uiPriority w:val="99"/>
    <w:unhideWhenUsed/>
    <w:rsid w:val="005B2ACA"/>
    <w:pPr>
      <w:spacing w:line="240" w:lineRule="auto"/>
    </w:pPr>
    <w:rPr>
      <w:sz w:val="20"/>
      <w:szCs w:val="20"/>
    </w:rPr>
  </w:style>
  <w:style w:type="character" w:customStyle="1" w:styleId="CommentTextChar">
    <w:name w:val="Comment Text Char"/>
    <w:basedOn w:val="DefaultParagraphFont"/>
    <w:link w:val="CommentText"/>
    <w:uiPriority w:val="99"/>
    <w:rsid w:val="005B2ACA"/>
    <w:rPr>
      <w:sz w:val="20"/>
      <w:szCs w:val="20"/>
    </w:rPr>
  </w:style>
  <w:style w:type="paragraph" w:styleId="BalloonText">
    <w:name w:val="Balloon Text"/>
    <w:basedOn w:val="Normal"/>
    <w:link w:val="BalloonTextChar"/>
    <w:uiPriority w:val="99"/>
    <w:semiHidden/>
    <w:unhideWhenUsed/>
    <w:rsid w:val="005B2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2AC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426D4"/>
    <w:rPr>
      <w:b/>
      <w:bCs/>
    </w:rPr>
  </w:style>
  <w:style w:type="character" w:customStyle="1" w:styleId="CommentSubjectChar">
    <w:name w:val="Comment Subject Char"/>
    <w:basedOn w:val="CommentTextChar"/>
    <w:link w:val="CommentSubject"/>
    <w:uiPriority w:val="99"/>
    <w:semiHidden/>
    <w:rsid w:val="000426D4"/>
    <w:rPr>
      <w:b/>
      <w:bCs/>
      <w:sz w:val="20"/>
      <w:szCs w:val="20"/>
    </w:rPr>
  </w:style>
  <w:style w:type="character" w:styleId="Hyperlink">
    <w:name w:val="Hyperlink"/>
    <w:basedOn w:val="DefaultParagraphFont"/>
    <w:uiPriority w:val="99"/>
    <w:unhideWhenUsed/>
    <w:rsid w:val="00116191"/>
    <w:rPr>
      <w:color w:val="0563C1" w:themeColor="hyperlink"/>
      <w:u w:val="single"/>
    </w:rPr>
  </w:style>
  <w:style w:type="paragraph" w:styleId="Revision">
    <w:name w:val="Revision"/>
    <w:hidden/>
    <w:uiPriority w:val="99"/>
    <w:semiHidden/>
    <w:rsid w:val="00636AF7"/>
    <w:pPr>
      <w:spacing w:after="0" w:line="240" w:lineRule="auto"/>
    </w:pPr>
  </w:style>
  <w:style w:type="character" w:styleId="PlaceholderText">
    <w:name w:val="Placeholder Text"/>
    <w:basedOn w:val="DefaultParagraphFont"/>
    <w:uiPriority w:val="99"/>
    <w:semiHidden/>
    <w:rsid w:val="003904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8DB66-3D86-467D-B651-BF1195B43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16</Pages>
  <Words>4719</Words>
  <Characters>25959</Characters>
  <Application>Microsoft Office Word</Application>
  <DocSecurity>0</DocSecurity>
  <Lines>216</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Maastricht University</Company>
  <LinksUpToDate>false</LinksUpToDate>
  <CharactersWithSpaces>30617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Parikh, Shaiv (BME)</dc:creator>
  <cp:keywords/>
  <dc:description/>
  <cp:lastModifiedBy>Parikh, Shaiv (BME)</cp:lastModifiedBy>
  <cp:revision>12</cp:revision>
  <dcterms:created xsi:type="dcterms:W3CDTF">2021-03-04T09:24:00Z</dcterms:created>
  <dcterms:modified xsi:type="dcterms:W3CDTF">2021-03-12T19:45:00Z</dcterms:modified>
</cp:coreProperties>
</file>